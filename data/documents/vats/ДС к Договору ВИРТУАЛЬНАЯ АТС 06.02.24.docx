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19F997" w14:textId="77777777" w:rsidR="00CB0193" w:rsidRDefault="0096162C" w:rsidP="00FC6F1D">
      <w:pPr>
        <w:ind w:right="21"/>
        <w:jc w:val="center"/>
        <w:rPr>
          <w:b/>
          <w:bCs/>
        </w:rPr>
      </w:pPr>
      <w:r>
        <w:rPr>
          <w:b/>
          <w:bCs/>
        </w:rPr>
        <w:t>Дополнительное соглашение</w:t>
      </w:r>
      <w:r w:rsidRPr="00FC6F1D">
        <w:rPr>
          <w:b/>
          <w:bCs/>
        </w:rPr>
        <w:t xml:space="preserve"> </w:t>
      </w:r>
      <w:permStart w:id="1917923026" w:edGrp="everyone"/>
      <w:r w:rsidR="00FC6F1D" w:rsidRPr="00FC6F1D">
        <w:rPr>
          <w:b/>
          <w:bCs/>
        </w:rPr>
        <w:t xml:space="preserve">№___ </w:t>
      </w:r>
    </w:p>
    <w:permEnd w:id="1917923026"/>
    <w:p w14:paraId="29AF09E6" w14:textId="023B1719" w:rsidR="00FC6F1D" w:rsidRPr="005217F3" w:rsidRDefault="0096162C" w:rsidP="002F3D17">
      <w:pPr>
        <w:ind w:left="426" w:right="21"/>
      </w:pPr>
      <w:r>
        <w:rPr>
          <w:b/>
          <w:bCs/>
        </w:rPr>
        <w:t xml:space="preserve">          </w:t>
      </w:r>
      <w:r w:rsidR="00FC6F1D" w:rsidRPr="00FC6F1D">
        <w:rPr>
          <w:b/>
          <w:bCs/>
        </w:rPr>
        <w:t xml:space="preserve">к </w:t>
      </w:r>
      <w:r>
        <w:rPr>
          <w:b/>
          <w:bCs/>
        </w:rPr>
        <w:t xml:space="preserve">Договору </w:t>
      </w:r>
      <w:permStart w:id="1527274053" w:edGrp="everyone"/>
      <w:r w:rsidR="00986AF7" w:rsidRPr="00986AF7">
        <w:rPr>
          <w:b/>
          <w:bCs/>
        </w:rPr>
        <w:t xml:space="preserve">о предоставлении услуги «Виртуальная АТС» </w:t>
      </w:r>
      <w:r w:rsidRPr="00FC6F1D">
        <w:rPr>
          <w:b/>
          <w:bCs/>
        </w:rPr>
        <w:t>№__ от «___»_______ _____</w:t>
      </w:r>
      <w:permEnd w:id="1527274053"/>
      <w:r w:rsidRPr="00FC6F1D">
        <w:rPr>
          <w:b/>
          <w:bCs/>
        </w:rPr>
        <w:t>г.</w:t>
      </w:r>
      <w:r>
        <w:rPr>
          <w:b/>
          <w:bCs/>
        </w:rPr>
        <w:t xml:space="preserve"> </w:t>
      </w:r>
      <w:permStart w:id="1763642647" w:edGrp="everyone"/>
    </w:p>
    <w:p w14:paraId="3B1B8F5A" w14:textId="77777777" w:rsidR="00C25B88" w:rsidRPr="005217F3" w:rsidRDefault="00C25B88" w:rsidP="002F3D17">
      <w:pPr>
        <w:ind w:left="426" w:right="21"/>
        <w:rPr>
          <w:b/>
          <w:bCs/>
        </w:rPr>
      </w:pPr>
    </w:p>
    <w:permEnd w:id="1763642647"/>
    <w:p w14:paraId="2B573E85" w14:textId="77777777" w:rsidR="00C25B88" w:rsidRPr="009376B3" w:rsidRDefault="00C25B88" w:rsidP="002F3D17">
      <w:pPr>
        <w:ind w:left="426" w:right="21"/>
        <w:jc w:val="center"/>
        <w:outlineLvl w:val="0"/>
        <w:rPr>
          <w:b/>
          <w:bCs/>
        </w:rPr>
      </w:pPr>
    </w:p>
    <w:p w14:paraId="4D065174" w14:textId="77777777" w:rsidR="00C25B88" w:rsidRPr="005217F3" w:rsidRDefault="00C25B88" w:rsidP="002F3D17">
      <w:pPr>
        <w:ind w:left="426" w:right="21"/>
        <w:jc w:val="both"/>
      </w:pPr>
    </w:p>
    <w:tbl>
      <w:tblPr>
        <w:tblW w:w="9900" w:type="dxa"/>
        <w:tblLook w:val="01E0" w:firstRow="1" w:lastRow="1" w:firstColumn="1" w:lastColumn="1" w:noHBand="0" w:noVBand="0"/>
      </w:tblPr>
      <w:tblGrid>
        <w:gridCol w:w="4692"/>
        <w:gridCol w:w="5208"/>
      </w:tblGrid>
      <w:tr w:rsidR="00C25B88" w:rsidRPr="005217F3" w14:paraId="48913997" w14:textId="77777777" w:rsidTr="006A692E">
        <w:tc>
          <w:tcPr>
            <w:tcW w:w="4692" w:type="dxa"/>
          </w:tcPr>
          <w:p w14:paraId="066FA084" w14:textId="77777777" w:rsidR="00C25B88" w:rsidRPr="005217F3" w:rsidRDefault="00C25B88" w:rsidP="002F3D17">
            <w:pPr>
              <w:ind w:left="426" w:right="21"/>
              <w:jc w:val="both"/>
              <w:rPr>
                <w:b/>
              </w:rPr>
            </w:pPr>
            <w:permStart w:id="1797531235" w:edGrp="everyone"/>
            <w:permStart w:id="200425219" w:edGrp="everyone" w:colFirst="1" w:colLast="1"/>
            <w:permStart w:id="178193838" w:edGrp="everyone" w:colFirst="2" w:colLast="2"/>
            <w:r w:rsidRPr="005217F3">
              <w:rPr>
                <w:b/>
              </w:rPr>
              <w:t xml:space="preserve">г. </w:t>
            </w:r>
            <w:r w:rsidRPr="009376B3">
              <w:rPr>
                <w:b/>
              </w:rPr>
              <w:t>Алматы</w:t>
            </w:r>
            <w:permEnd w:id="1797531235"/>
          </w:p>
        </w:tc>
        <w:tc>
          <w:tcPr>
            <w:tcW w:w="5208" w:type="dxa"/>
          </w:tcPr>
          <w:p w14:paraId="036DA579" w14:textId="3458A1CD" w:rsidR="00C25B88" w:rsidRPr="005217F3" w:rsidRDefault="00C25B88" w:rsidP="002F3D17">
            <w:pPr>
              <w:ind w:left="426" w:right="21"/>
              <w:jc w:val="right"/>
              <w:rPr>
                <w:b/>
              </w:rPr>
            </w:pPr>
            <w:r w:rsidRPr="005217F3">
              <w:rPr>
                <w:b/>
              </w:rPr>
              <w:t>«____» ______________ 20</w:t>
            </w:r>
            <w:r w:rsidR="003A7E63">
              <w:rPr>
                <w:b/>
              </w:rPr>
              <w:t>2</w:t>
            </w:r>
            <w:r w:rsidR="00B51BA1">
              <w:rPr>
                <w:b/>
                <w:lang w:val="en-US"/>
              </w:rPr>
              <w:t>3</w:t>
            </w:r>
            <w:r w:rsidRPr="005217F3">
              <w:rPr>
                <w:b/>
              </w:rPr>
              <w:t>_г.</w:t>
            </w:r>
          </w:p>
          <w:p w14:paraId="2071CB4E" w14:textId="77777777" w:rsidR="00C25B88" w:rsidRPr="005217F3" w:rsidRDefault="00C25B88" w:rsidP="002F3D17">
            <w:pPr>
              <w:ind w:left="426" w:right="21"/>
              <w:jc w:val="right"/>
              <w:rPr>
                <w:b/>
              </w:rPr>
            </w:pPr>
          </w:p>
        </w:tc>
      </w:tr>
    </w:tbl>
    <w:permEnd w:id="200425219"/>
    <w:permEnd w:id="178193838"/>
    <w:p w14:paraId="065B2FEC" w14:textId="671A7B90" w:rsidR="00C25B88" w:rsidRPr="00FE4978" w:rsidRDefault="00C576BD" w:rsidP="002F3D17">
      <w:pPr>
        <w:ind w:right="21"/>
        <w:jc w:val="both"/>
        <w:rPr>
          <w:sz w:val="22"/>
          <w:szCs w:val="22"/>
        </w:rPr>
      </w:pPr>
      <w:r>
        <w:rPr>
          <w:b/>
        </w:rPr>
        <w:t>А</w:t>
      </w:r>
      <w:r w:rsidRPr="000D22F2">
        <w:rPr>
          <w:b/>
        </w:rPr>
        <w:t>О «</w:t>
      </w:r>
      <w:r>
        <w:rPr>
          <w:b/>
        </w:rPr>
        <w:t>Кселл</w:t>
      </w:r>
      <w:r w:rsidRPr="000D22F2">
        <w:rPr>
          <w:b/>
        </w:rPr>
        <w:t>»</w:t>
      </w:r>
      <w:r w:rsidRPr="000D22F2">
        <w:t xml:space="preserve">, </w:t>
      </w:r>
      <w:r w:rsidRPr="000D22F2">
        <w:rPr>
          <w:snapToGrid w:val="0"/>
        </w:rPr>
        <w:t xml:space="preserve">именуемое в дальнейшем </w:t>
      </w:r>
      <w:r w:rsidRPr="000D22F2">
        <w:rPr>
          <w:b/>
          <w:snapToGrid w:val="0"/>
        </w:rPr>
        <w:t>«</w:t>
      </w:r>
      <w:r>
        <w:rPr>
          <w:b/>
          <w:snapToGrid w:val="0"/>
        </w:rPr>
        <w:t>Оператор</w:t>
      </w:r>
      <w:r w:rsidRPr="000D22F2">
        <w:rPr>
          <w:b/>
          <w:snapToGrid w:val="0"/>
        </w:rPr>
        <w:t xml:space="preserve">», </w:t>
      </w:r>
      <w:permStart w:id="1795718655" w:edGrp="everyone"/>
      <w:r w:rsidRPr="001D12A6">
        <w:rPr>
          <w:sz w:val="23"/>
          <w:szCs w:val="23"/>
        </w:rPr>
        <w:t xml:space="preserve">в лице </w:t>
      </w:r>
      <w:r>
        <w:t>Директора Департамента развити</w:t>
      </w:r>
      <w:r w:rsidR="00A05F60">
        <w:t>я</w:t>
      </w:r>
      <w:r>
        <w:t xml:space="preserve"> бизнес рынка</w:t>
      </w:r>
      <w:r w:rsidRPr="001D12A6">
        <w:rPr>
          <w:snapToGrid w:val="0"/>
          <w:sz w:val="23"/>
          <w:szCs w:val="23"/>
        </w:rPr>
        <w:t xml:space="preserve"> г-</w:t>
      </w:r>
      <w:r w:rsidR="00063159">
        <w:rPr>
          <w:snapToGrid w:val="0"/>
          <w:sz w:val="23"/>
          <w:szCs w:val="23"/>
        </w:rPr>
        <w:t>ж</w:t>
      </w:r>
      <w:r w:rsidR="00FA6A8E">
        <w:rPr>
          <w:snapToGrid w:val="0"/>
          <w:sz w:val="23"/>
          <w:szCs w:val="23"/>
        </w:rPr>
        <w:t>и</w:t>
      </w:r>
      <w:r w:rsidRPr="001D12A6">
        <w:rPr>
          <w:snapToGrid w:val="0"/>
          <w:sz w:val="23"/>
          <w:szCs w:val="23"/>
        </w:rPr>
        <w:t xml:space="preserve"> </w:t>
      </w:r>
      <w:r w:rsidR="00FE4978" w:rsidRPr="00FE4978">
        <w:rPr>
          <w:sz w:val="22"/>
          <w:szCs w:val="22"/>
        </w:rPr>
        <w:t>Касымов</w:t>
      </w:r>
      <w:r w:rsidR="00FE4978">
        <w:rPr>
          <w:sz w:val="22"/>
          <w:szCs w:val="22"/>
        </w:rPr>
        <w:t>ой</w:t>
      </w:r>
      <w:r w:rsidR="00FE4978" w:rsidRPr="00FE4978">
        <w:rPr>
          <w:sz w:val="22"/>
          <w:szCs w:val="22"/>
        </w:rPr>
        <w:t xml:space="preserve"> Динар</w:t>
      </w:r>
      <w:r w:rsidR="00FE4978">
        <w:rPr>
          <w:sz w:val="22"/>
          <w:szCs w:val="22"/>
        </w:rPr>
        <w:t>ы</w:t>
      </w:r>
      <w:r w:rsidR="00FE4978" w:rsidRPr="00FE4978">
        <w:rPr>
          <w:sz w:val="22"/>
          <w:szCs w:val="22"/>
        </w:rPr>
        <w:t xml:space="preserve"> Толеужановн</w:t>
      </w:r>
      <w:r w:rsidR="00FE4978">
        <w:rPr>
          <w:sz w:val="22"/>
          <w:szCs w:val="22"/>
        </w:rPr>
        <w:t>ы</w:t>
      </w:r>
      <w:permEnd w:id="1795718655"/>
      <w:r w:rsidRPr="000D22F2">
        <w:t>, действующе</w:t>
      </w:r>
      <w:r>
        <w:t>го</w:t>
      </w:r>
      <w:r w:rsidRPr="000D22F2">
        <w:t xml:space="preserve"> на основании </w:t>
      </w:r>
      <w:r w:rsidRPr="00FE4978">
        <w:rPr>
          <w:snapToGrid w:val="0"/>
        </w:rPr>
        <w:t>доверенности</w:t>
      </w:r>
      <w:r w:rsidRPr="000D22F2">
        <w:t>, с одной стороны</w:t>
      </w:r>
      <w:r w:rsidR="0018421B">
        <w:t>, и</w:t>
      </w:r>
      <w:r w:rsidR="0018421B" w:rsidRPr="0018421B">
        <w:t xml:space="preserve"> </w:t>
      </w:r>
      <w:permStart w:id="1030102369" w:edGrp="everyone"/>
      <w:r w:rsidR="0018421B" w:rsidRPr="0018421B">
        <w:t>______________________,</w:t>
      </w:r>
      <w:permEnd w:id="1030102369"/>
      <w:r w:rsidR="0018421B" w:rsidRPr="0018421B">
        <w:t xml:space="preserve"> им</w:t>
      </w:r>
      <w:r w:rsidR="0018421B">
        <w:t>енуемый</w:t>
      </w:r>
      <w:r w:rsidR="0018421B" w:rsidRPr="0018421B">
        <w:t xml:space="preserve"> </w:t>
      </w:r>
      <w:r w:rsidR="0018421B">
        <w:t>в</w:t>
      </w:r>
      <w:r w:rsidR="0018421B" w:rsidRPr="0018421B">
        <w:t xml:space="preserve"> </w:t>
      </w:r>
      <w:r w:rsidR="0018421B">
        <w:t xml:space="preserve">дальнейшем </w:t>
      </w:r>
      <w:r w:rsidR="0018421B" w:rsidRPr="00FE4978">
        <w:rPr>
          <w:b/>
          <w:bCs/>
        </w:rPr>
        <w:t>«Абонент»</w:t>
      </w:r>
      <w:r w:rsidR="0018421B">
        <w:t>,</w:t>
      </w:r>
      <w:r w:rsidR="0018421B" w:rsidRPr="0018421B">
        <w:t xml:space="preserve"> в лице </w:t>
      </w:r>
      <w:permStart w:id="621748810" w:edGrp="everyone"/>
      <w:r w:rsidR="0018421B" w:rsidRPr="0018421B">
        <w:t>_____________________________</w:t>
      </w:r>
      <w:r w:rsidR="0018421B">
        <w:t>________</w:t>
      </w:r>
      <w:r w:rsidR="0018421B" w:rsidRPr="0018421B">
        <w:t xml:space="preserve"> , </w:t>
      </w:r>
      <w:permEnd w:id="621748810"/>
      <w:r w:rsidR="0018421B" w:rsidRPr="0018421B">
        <w:t xml:space="preserve">действующего на основании Устава, с другой стороны, вместе именуемые в дальнейшем «Стороны», договорились о заключении настоящего </w:t>
      </w:r>
      <w:r w:rsidR="0096162C">
        <w:t>дополнительного соглашения</w:t>
      </w:r>
      <w:r w:rsidR="00CB0193">
        <w:t xml:space="preserve"> </w:t>
      </w:r>
      <w:r w:rsidR="001657CD">
        <w:t>№__</w:t>
      </w:r>
      <w:r w:rsidR="00A05F60">
        <w:t xml:space="preserve"> </w:t>
      </w:r>
      <w:r w:rsidR="00CB0193" w:rsidRPr="0018421B">
        <w:t xml:space="preserve">(далее </w:t>
      </w:r>
      <w:r w:rsidR="0096162C">
        <w:t>–</w:t>
      </w:r>
      <w:r w:rsidR="00CB0193" w:rsidRPr="0018421B">
        <w:t xml:space="preserve"> </w:t>
      </w:r>
      <w:r w:rsidR="0096162C">
        <w:t>Дополнительное соглашение</w:t>
      </w:r>
      <w:r w:rsidR="00CB0193" w:rsidRPr="0018421B">
        <w:t>)</w:t>
      </w:r>
      <w:r w:rsidR="00CB0193">
        <w:t xml:space="preserve"> </w:t>
      </w:r>
      <w:r w:rsidR="0018421B" w:rsidRPr="0018421B">
        <w:t xml:space="preserve">к </w:t>
      </w:r>
      <w:permStart w:id="1598124849" w:edGrp="everyone"/>
      <w:r w:rsidR="0096162C">
        <w:t>Договору</w:t>
      </w:r>
      <w:r w:rsidR="0018421B" w:rsidRPr="0018421B">
        <w:t xml:space="preserve"> </w:t>
      </w:r>
      <w:r w:rsidR="00986AF7" w:rsidRPr="00986AF7">
        <w:t xml:space="preserve">о предоставлении услуги «Виртуальная АТС» </w:t>
      </w:r>
      <w:r w:rsidR="0018421B" w:rsidRPr="0018421B">
        <w:t>№___</w:t>
      </w:r>
      <w:r w:rsidR="00CB0193">
        <w:t xml:space="preserve"> от</w:t>
      </w:r>
      <w:r w:rsidR="0096162C">
        <w:t xml:space="preserve"> ____</w:t>
      </w:r>
      <w:r w:rsidR="004C2BF2">
        <w:t>_______</w:t>
      </w:r>
      <w:r w:rsidR="00CB0193">
        <w:t xml:space="preserve"> </w:t>
      </w:r>
      <w:permEnd w:id="1598124849"/>
      <w:r w:rsidR="0018421B" w:rsidRPr="0018421B">
        <w:t>(далее</w:t>
      </w:r>
      <w:r w:rsidR="00A05F60">
        <w:t xml:space="preserve"> -</w:t>
      </w:r>
      <w:r w:rsidR="0018421B" w:rsidRPr="0018421B">
        <w:t xml:space="preserve"> </w:t>
      </w:r>
      <w:r w:rsidR="0096162C">
        <w:t>Договор</w:t>
      </w:r>
      <w:r w:rsidR="0018421B" w:rsidRPr="0018421B">
        <w:t xml:space="preserve">) </w:t>
      </w:r>
      <w:r w:rsidR="00C5092C">
        <w:t>о нижеследующем</w:t>
      </w:r>
      <w:r w:rsidR="00C25B88" w:rsidRPr="005217F3">
        <w:t>:</w:t>
      </w:r>
    </w:p>
    <w:p w14:paraId="734A30F2" w14:textId="77777777" w:rsidR="00C5092C" w:rsidRDefault="00C5092C" w:rsidP="002F3D17">
      <w:pPr>
        <w:ind w:left="426" w:right="21"/>
        <w:jc w:val="both"/>
      </w:pPr>
    </w:p>
    <w:p w14:paraId="0044A74F" w14:textId="033DCD63" w:rsidR="00C5092C" w:rsidRPr="00AA0DF6" w:rsidRDefault="00C5092C" w:rsidP="00C5092C">
      <w:pPr>
        <w:pStyle w:val="ae"/>
        <w:numPr>
          <w:ilvl w:val="0"/>
          <w:numId w:val="2"/>
        </w:numPr>
        <w:ind w:right="21"/>
        <w:jc w:val="both"/>
      </w:pPr>
      <w:r w:rsidRPr="00C5092C">
        <w:t>Сторо</w:t>
      </w:r>
      <w:r>
        <w:t>ны со</w:t>
      </w:r>
      <w:r w:rsidR="00A22F19">
        <w:t xml:space="preserve">гласовали изменить </w:t>
      </w:r>
      <w:r w:rsidR="00A22F19" w:rsidRPr="009312C7">
        <w:t xml:space="preserve">Приложение </w:t>
      </w:r>
      <w:r w:rsidR="00A22F19" w:rsidRPr="002F3D17">
        <w:t>№</w:t>
      </w:r>
      <w:r w:rsidR="000A1C71" w:rsidRPr="009312C7">
        <w:t>1 к</w:t>
      </w:r>
      <w:r w:rsidRPr="009312C7">
        <w:t xml:space="preserve"> </w:t>
      </w:r>
      <w:r w:rsidR="0096162C" w:rsidRPr="009312C7">
        <w:t>Договору</w:t>
      </w:r>
      <w:r w:rsidR="00CF07D7">
        <w:t xml:space="preserve"> </w:t>
      </w:r>
      <w:r>
        <w:t xml:space="preserve">и изложить его в редакции, </w:t>
      </w:r>
      <w:r w:rsidRPr="00AA0DF6">
        <w:t xml:space="preserve">утвержденной </w:t>
      </w:r>
      <w:r w:rsidR="0096162C" w:rsidRPr="00AA0DF6">
        <w:t>Дополнительным соглашением</w:t>
      </w:r>
      <w:r w:rsidRPr="00AA0DF6">
        <w:t>.</w:t>
      </w:r>
    </w:p>
    <w:p w14:paraId="631636DD" w14:textId="36D49291" w:rsidR="00AA0DF6" w:rsidRPr="00E7232C" w:rsidRDefault="000A1C71" w:rsidP="00E7232C">
      <w:pPr>
        <w:pStyle w:val="ae"/>
        <w:numPr>
          <w:ilvl w:val="0"/>
          <w:numId w:val="2"/>
        </w:numPr>
        <w:ind w:right="21"/>
        <w:jc w:val="both"/>
      </w:pPr>
      <w:r w:rsidRPr="00E7232C">
        <w:t>Стороны согласовали внести изменения в пункт</w:t>
      </w:r>
      <w:r w:rsidR="00AA0DF6" w:rsidRPr="00E7232C">
        <w:t>ы</w:t>
      </w:r>
      <w:r w:rsidRPr="00E7232C">
        <w:t xml:space="preserve"> 5.1.</w:t>
      </w:r>
      <w:r w:rsidR="00AA0DF6" w:rsidRPr="00E7232C">
        <w:t xml:space="preserve"> и 5.2 </w:t>
      </w:r>
      <w:r w:rsidRPr="00E7232C">
        <w:t xml:space="preserve">Договора и изложить </w:t>
      </w:r>
      <w:r w:rsidR="00AA0DF6" w:rsidRPr="00E7232C">
        <w:t xml:space="preserve">их </w:t>
      </w:r>
      <w:r w:rsidRPr="00E7232C">
        <w:t xml:space="preserve">в следующей   редакции: </w:t>
      </w:r>
    </w:p>
    <w:p w14:paraId="19105667" w14:textId="77777777" w:rsidR="008D3D9E" w:rsidRDefault="000A1C71" w:rsidP="00E7232C">
      <w:pPr>
        <w:pStyle w:val="ae"/>
        <w:ind w:right="21"/>
        <w:jc w:val="both"/>
        <w:rPr>
          <w:ins w:id="0" w:author="Aisulu Kapassova" w:date="2024-02-06T11:05:00Z"/>
        </w:rPr>
      </w:pPr>
      <w:r w:rsidRPr="00E7232C">
        <w:t>«5.1. Услуги оказываются Абоненту в соответствии с Конфигурацией услуги, Дополнительными услугами (модулями) и тарифным планом, указанными в Приложении №1 к настоящему Договору. Оплата за Услуги производится согласно кредитному порядку расчетов, при этом Оператор ведет ежемесячный учет объема оказанных Услуг и отражает его в электронных актах выполненных работ (оказанных услуг) (далее – Акт</w:t>
      </w:r>
      <w:r w:rsidR="007605A0">
        <w:t xml:space="preserve"> выполненных работ</w:t>
      </w:r>
      <w:r w:rsidRPr="00E7232C">
        <w:t xml:space="preserve">), и в электронных счетах-фактурах, выставляемых в соответствии с действующим законодательством РК в </w:t>
      </w:r>
      <w:r w:rsidR="00C03833" w:rsidRPr="00E7232C">
        <w:t>И</w:t>
      </w:r>
      <w:r w:rsidRPr="00E7232C">
        <w:t xml:space="preserve">нформационной системе </w:t>
      </w:r>
      <w:r w:rsidR="00C03833" w:rsidRPr="00E7232C">
        <w:t>э</w:t>
      </w:r>
      <w:r w:rsidRPr="00E7232C">
        <w:t>лектронны</w:t>
      </w:r>
      <w:r w:rsidR="00C03833" w:rsidRPr="00E7232C">
        <w:t>х</w:t>
      </w:r>
      <w:r w:rsidRPr="00E7232C">
        <w:t xml:space="preserve"> счет</w:t>
      </w:r>
      <w:r w:rsidR="00C03833" w:rsidRPr="00E7232C">
        <w:t>ов</w:t>
      </w:r>
      <w:r w:rsidRPr="00E7232C">
        <w:t xml:space="preserve">-фактур (ИС ЭСФ) на государственном портале www.esf.gov.kz не позднее 20 (двадцатого) числа месяца следующего за учетным. При кредитном порядке расчетов Абонент до 30 (тридцатого) числа каждого календарного месяца, следующего за учетным, оплачивает счета за оказанные Услуги, включая услугу роуминга и другие сервисы сети, используемые Пользователями Абонента по настоящему Договору. Абонент в течение 3 (трёх) рабочих дней с даты получения от Оператора электронного Акта выполненных работ подписывает его со своей стороны посредством </w:t>
      </w:r>
      <w:r w:rsidR="00C03833" w:rsidRPr="00E7232C">
        <w:t>э</w:t>
      </w:r>
      <w:r w:rsidRPr="00E7232C">
        <w:t>лектронно-</w:t>
      </w:r>
      <w:r w:rsidR="00C03833" w:rsidRPr="00E7232C">
        <w:t>ц</w:t>
      </w:r>
      <w:r w:rsidRPr="00E7232C">
        <w:t xml:space="preserve">ифровой </w:t>
      </w:r>
      <w:r w:rsidR="00C03833" w:rsidRPr="00E7232C">
        <w:t>п</w:t>
      </w:r>
      <w:r w:rsidRPr="00E7232C">
        <w:t>одписи (ЭЦП)</w:t>
      </w:r>
      <w:r w:rsidR="00A05F60" w:rsidRPr="00E7232C">
        <w:t>.</w:t>
      </w:r>
    </w:p>
    <w:p w14:paraId="090E5704" w14:textId="128BD252" w:rsidR="000A1C71" w:rsidRPr="00CD7824" w:rsidRDefault="000A1C71" w:rsidP="00E7232C">
      <w:pPr>
        <w:pStyle w:val="ae"/>
        <w:ind w:right="21"/>
        <w:jc w:val="both"/>
      </w:pPr>
      <w:r w:rsidRPr="00E7232C">
        <w:t>5.2.</w:t>
      </w:r>
      <w:r w:rsidR="00E7232C" w:rsidRPr="002F3D17">
        <w:rPr>
          <w:i/>
          <w:iCs/>
          <w:color w:val="FF0000"/>
        </w:rPr>
        <w:t xml:space="preserve"> </w:t>
      </w:r>
      <w:r w:rsidRPr="00E7232C">
        <w:t xml:space="preserve">Претензии, замечания и уточнения по электронному счету-фактуре рассматриваются Оператором только в случае, если они были направлены в адрес Оператора Абонентом до истечения срока платежа. Направление претензий не освобождает Абонента от обязанностей оплатить полную сумму, указанную в электронном счете - фактуре. В случае согласия Оператора с претензией Абонента, Сторонами вносятся согласованные изменения в электронный Акт выполненных работ с последующим выставлением исправленного </w:t>
      </w:r>
      <w:r w:rsidR="00A05F60" w:rsidRPr="00E7232C">
        <w:t xml:space="preserve">электронного </w:t>
      </w:r>
      <w:r w:rsidRPr="00E7232C">
        <w:t>счета-фактуры</w:t>
      </w:r>
      <w:r w:rsidRPr="00CD7824">
        <w:t>».</w:t>
      </w:r>
    </w:p>
    <w:p w14:paraId="6D0BC676" w14:textId="77777777" w:rsidR="00321BDC" w:rsidRDefault="00CD7824" w:rsidP="00CD7824">
      <w:pPr>
        <w:ind w:right="21"/>
        <w:jc w:val="both"/>
      </w:pPr>
      <w:r>
        <w:t xml:space="preserve">     3. </w:t>
      </w:r>
      <w:r w:rsidR="00592A1D">
        <w:t xml:space="preserve">Во всем остальном, не затронутом </w:t>
      </w:r>
      <w:r w:rsidR="0096162C">
        <w:t>Дополнительным соглашением</w:t>
      </w:r>
      <w:r w:rsidR="00592A1D">
        <w:t xml:space="preserve">, условия </w:t>
      </w:r>
      <w:r w:rsidR="0096162C">
        <w:t>Договора</w:t>
      </w:r>
      <w:r w:rsidR="00CF07D7">
        <w:t xml:space="preserve"> </w:t>
      </w:r>
      <w:r w:rsidR="00592A1D">
        <w:t>продолжают действовать без изменений</w:t>
      </w:r>
      <w:r>
        <w:t xml:space="preserve">     </w:t>
      </w:r>
    </w:p>
    <w:p w14:paraId="3EBD7175" w14:textId="47CF3535" w:rsidR="00321BDC" w:rsidRDefault="00321BDC" w:rsidP="00CD7824">
      <w:pPr>
        <w:ind w:right="21"/>
        <w:jc w:val="both"/>
      </w:pPr>
      <w:r>
        <w:rPr>
          <w:lang w:val="en-US"/>
        </w:rPr>
        <w:t xml:space="preserve">     </w:t>
      </w:r>
      <w:r w:rsidR="00CD7824">
        <w:t xml:space="preserve">4.    </w:t>
      </w:r>
      <w:r w:rsidR="0096162C">
        <w:t xml:space="preserve">Дополнительное соглашение </w:t>
      </w:r>
      <w:r w:rsidR="00592A1D">
        <w:t xml:space="preserve">действует </w:t>
      </w:r>
      <w:r w:rsidR="00592A1D" w:rsidRPr="005217F3">
        <w:t xml:space="preserve">в период действия </w:t>
      </w:r>
      <w:r w:rsidR="0096162C">
        <w:t>Договора</w:t>
      </w:r>
      <w:r w:rsidR="00CD7824">
        <w:t xml:space="preserve">     </w:t>
      </w:r>
    </w:p>
    <w:p w14:paraId="2CFCABE7" w14:textId="2DFD8CCE" w:rsidR="00C5092C" w:rsidRPr="00C5092C" w:rsidRDefault="00321BDC" w:rsidP="00CD7824">
      <w:pPr>
        <w:ind w:right="21"/>
        <w:jc w:val="both"/>
      </w:pPr>
      <w:r>
        <w:rPr>
          <w:lang w:val="en-US"/>
        </w:rPr>
        <w:t xml:space="preserve">     </w:t>
      </w:r>
      <w:r w:rsidR="00CD7824">
        <w:t xml:space="preserve">5.     </w:t>
      </w:r>
      <w:r w:rsidR="0096162C">
        <w:t xml:space="preserve">Дополнительное соглашение </w:t>
      </w:r>
      <w:r w:rsidR="00592A1D" w:rsidRPr="00592A1D">
        <w:t>составлено в 2 (двух) подлинных экземплярах на русском языке, имеющих равную юридическую силу, по одному экземпляру для каждой из Сторон.</w:t>
      </w:r>
    </w:p>
    <w:p w14:paraId="745B7842" w14:textId="77777777" w:rsidR="00C25B88" w:rsidRDefault="00C25B88">
      <w:pPr>
        <w:rPr>
          <w:b/>
        </w:rPr>
      </w:pPr>
    </w:p>
    <w:p w14:paraId="3FFABC80" w14:textId="77777777" w:rsidR="000A1C71" w:rsidRDefault="000A1C71">
      <w:pPr>
        <w:rPr>
          <w:b/>
        </w:rPr>
      </w:pPr>
    </w:p>
    <w:p w14:paraId="53B31DFC" w14:textId="77777777" w:rsidR="000A1C71" w:rsidRDefault="000A1C71">
      <w:pPr>
        <w:rPr>
          <w:b/>
        </w:rPr>
      </w:pPr>
    </w:p>
    <w:p w14:paraId="70527649" w14:textId="77777777" w:rsidR="000A1C71" w:rsidRDefault="000A1C71">
      <w:pPr>
        <w:rPr>
          <w:b/>
        </w:rPr>
      </w:pPr>
    </w:p>
    <w:tbl>
      <w:tblPr>
        <w:tblW w:w="10102" w:type="dxa"/>
        <w:jc w:val="center"/>
        <w:tblLayout w:type="fixed"/>
        <w:tblLook w:val="0000" w:firstRow="0" w:lastRow="0" w:firstColumn="0" w:lastColumn="0" w:noHBand="0" w:noVBand="0"/>
      </w:tblPr>
      <w:tblGrid>
        <w:gridCol w:w="4622"/>
        <w:gridCol w:w="5480"/>
      </w:tblGrid>
      <w:tr w:rsidR="00592A1D" w:rsidRPr="005217F3" w14:paraId="469553A9" w14:textId="77777777" w:rsidTr="006730C3">
        <w:trPr>
          <w:cantSplit/>
          <w:trHeight w:val="324"/>
          <w:jc w:val="center"/>
        </w:trPr>
        <w:tc>
          <w:tcPr>
            <w:tcW w:w="4622" w:type="dxa"/>
          </w:tcPr>
          <w:p w14:paraId="742176C8" w14:textId="77777777" w:rsidR="00592A1D" w:rsidRPr="002308A4" w:rsidRDefault="00592A1D" w:rsidP="006730C3">
            <w:pPr>
              <w:tabs>
                <w:tab w:val="left" w:pos="0"/>
              </w:tabs>
              <w:ind w:right="21"/>
              <w:jc w:val="both"/>
              <w:rPr>
                <w:b/>
                <w:snapToGrid w:val="0"/>
              </w:rPr>
            </w:pPr>
            <w:permStart w:id="1587695126" w:edGrp="everyone" w:colFirst="1" w:colLast="1"/>
            <w:r w:rsidRPr="002308A4">
              <w:rPr>
                <w:b/>
                <w:snapToGrid w:val="0"/>
              </w:rPr>
              <w:lastRenderedPageBreak/>
              <w:t>Оператор:</w:t>
            </w:r>
          </w:p>
          <w:p w14:paraId="42D6CBC5" w14:textId="77777777" w:rsidR="00592A1D" w:rsidRPr="002308A4" w:rsidRDefault="00592A1D" w:rsidP="006730C3">
            <w:pPr>
              <w:tabs>
                <w:tab w:val="left" w:pos="0"/>
              </w:tabs>
              <w:ind w:right="21"/>
              <w:jc w:val="both"/>
              <w:rPr>
                <w:b/>
                <w:snapToGrid w:val="0"/>
              </w:rPr>
            </w:pPr>
          </w:p>
        </w:tc>
        <w:tc>
          <w:tcPr>
            <w:tcW w:w="5480" w:type="dxa"/>
          </w:tcPr>
          <w:p w14:paraId="45541ACF" w14:textId="20AAA8B5" w:rsidR="00592A1D" w:rsidRPr="002308A4" w:rsidRDefault="006A692E" w:rsidP="006730C3">
            <w:pPr>
              <w:tabs>
                <w:tab w:val="left" w:pos="0"/>
              </w:tabs>
              <w:ind w:right="21"/>
              <w:rPr>
                <w:b/>
              </w:rPr>
            </w:pPr>
            <w:r w:rsidRPr="002308A4">
              <w:rPr>
                <w:b/>
                <w:snapToGrid w:val="0"/>
              </w:rPr>
              <w:t xml:space="preserve">             </w:t>
            </w:r>
            <w:r w:rsidR="00592A1D" w:rsidRPr="002308A4">
              <w:rPr>
                <w:b/>
                <w:snapToGrid w:val="0"/>
              </w:rPr>
              <w:t>Абонент:</w:t>
            </w:r>
          </w:p>
        </w:tc>
      </w:tr>
      <w:tr w:rsidR="00592A1D" w:rsidRPr="005217F3" w14:paraId="3AFC3D11" w14:textId="77777777" w:rsidTr="00D22A0F">
        <w:trPr>
          <w:trHeight w:val="5201"/>
          <w:jc w:val="center"/>
        </w:trPr>
        <w:tc>
          <w:tcPr>
            <w:tcW w:w="4622" w:type="dxa"/>
          </w:tcPr>
          <w:p w14:paraId="69B759C7" w14:textId="77777777" w:rsidR="00592A1D" w:rsidRPr="005217F3" w:rsidRDefault="00592A1D" w:rsidP="006730C3">
            <w:pPr>
              <w:tabs>
                <w:tab w:val="left" w:pos="0"/>
              </w:tabs>
              <w:ind w:right="21"/>
              <w:rPr>
                <w:b/>
                <w:bCs/>
                <w:snapToGrid w:val="0"/>
                <w:sz w:val="22"/>
                <w:szCs w:val="22"/>
              </w:rPr>
            </w:pPr>
            <w:permStart w:id="120794061" w:edGrp="everyone" w:colFirst="1" w:colLast="1"/>
            <w:permEnd w:id="1587695126"/>
            <w:r w:rsidRPr="005217F3">
              <w:rPr>
                <w:b/>
                <w:bCs/>
                <w:snapToGrid w:val="0"/>
                <w:sz w:val="22"/>
                <w:szCs w:val="22"/>
              </w:rPr>
              <w:t>АО «Кселл»</w:t>
            </w:r>
          </w:p>
          <w:p w14:paraId="39FC09E6" w14:textId="77777777" w:rsidR="00592A1D" w:rsidRPr="005217F3" w:rsidRDefault="00592A1D" w:rsidP="006730C3">
            <w:pPr>
              <w:tabs>
                <w:tab w:val="left" w:pos="0"/>
              </w:tabs>
              <w:ind w:right="21"/>
              <w:jc w:val="both"/>
              <w:rPr>
                <w:b/>
                <w:bCs/>
                <w:snapToGrid w:val="0"/>
                <w:sz w:val="22"/>
                <w:szCs w:val="22"/>
              </w:rPr>
            </w:pPr>
          </w:p>
          <w:p w14:paraId="61E278FC" w14:textId="597D1021" w:rsidR="00F5248B" w:rsidRPr="00F5248B" w:rsidRDefault="001657CD" w:rsidP="001657CD">
            <w:pPr>
              <w:rPr>
                <w:color w:val="000000" w:themeColor="text1"/>
              </w:rPr>
            </w:pPr>
            <w:r>
              <w:rPr>
                <w:sz w:val="22"/>
                <w:szCs w:val="22"/>
              </w:rPr>
              <w:t>А</w:t>
            </w:r>
            <w:r w:rsidR="001C0CDF">
              <w:rPr>
                <w:sz w:val="22"/>
                <w:szCs w:val="22"/>
              </w:rPr>
              <w:t>дрес: город Алматы, Медеус</w:t>
            </w:r>
            <w:permStart w:id="11673668" w:edGrp="everyone"/>
            <w:permEnd w:id="11673668"/>
            <w:r w:rsidR="001C0CDF">
              <w:rPr>
                <w:sz w:val="22"/>
                <w:szCs w:val="22"/>
              </w:rPr>
              <w:t xml:space="preserve">кий район, улица Алимжанова, дом 51, почтовый индекс 050004. </w:t>
            </w:r>
          </w:p>
          <w:p w14:paraId="484857A1" w14:textId="77777777" w:rsidR="00F5248B" w:rsidRPr="00F5248B" w:rsidRDefault="00F5248B" w:rsidP="00F5248B">
            <w:pPr>
              <w:rPr>
                <w:color w:val="000000" w:themeColor="text1"/>
              </w:rPr>
            </w:pPr>
            <w:r w:rsidRPr="00F5248B">
              <w:rPr>
                <w:color w:val="000000" w:themeColor="text1"/>
              </w:rPr>
              <w:t>Тел.: +7 (727) 2587021, 2587015</w:t>
            </w:r>
          </w:p>
          <w:p w14:paraId="1A568D8A" w14:textId="77777777" w:rsidR="00F5248B" w:rsidRPr="00F5248B" w:rsidRDefault="00F5248B" w:rsidP="00F5248B">
            <w:pPr>
              <w:rPr>
                <w:color w:val="000000" w:themeColor="text1"/>
              </w:rPr>
            </w:pPr>
            <w:r w:rsidRPr="00F5248B">
              <w:rPr>
                <w:color w:val="000000" w:themeColor="text1"/>
              </w:rPr>
              <w:t>Факс: +7 (727) 2582755, вн.1313</w:t>
            </w:r>
          </w:p>
          <w:p w14:paraId="058096A4" w14:textId="77777777" w:rsidR="00F5248B" w:rsidRPr="00F5248B" w:rsidRDefault="00F5248B" w:rsidP="00F5248B">
            <w:pPr>
              <w:rPr>
                <w:color w:val="000000" w:themeColor="text1"/>
              </w:rPr>
            </w:pPr>
            <w:r w:rsidRPr="00F5248B">
              <w:rPr>
                <w:color w:val="000000" w:themeColor="text1"/>
              </w:rPr>
              <w:t>БИН 980540002879</w:t>
            </w:r>
          </w:p>
          <w:p w14:paraId="311FCB33" w14:textId="77777777" w:rsidR="00F5248B" w:rsidRPr="00F5248B" w:rsidRDefault="00F5248B" w:rsidP="00F5248B">
            <w:pPr>
              <w:rPr>
                <w:color w:val="000000" w:themeColor="text1"/>
              </w:rPr>
            </w:pPr>
            <w:r w:rsidRPr="00F5248B">
              <w:rPr>
                <w:color w:val="000000" w:themeColor="text1"/>
              </w:rPr>
              <w:t>Свидетельство о постановке на учет по НДС № 0037372 от 28.08.2012 г.</w:t>
            </w:r>
          </w:p>
          <w:p w14:paraId="2BC33128" w14:textId="77777777" w:rsidR="00F5248B" w:rsidRPr="00F5248B" w:rsidRDefault="00F5248B" w:rsidP="00F5248B">
            <w:pPr>
              <w:rPr>
                <w:color w:val="000000" w:themeColor="text1"/>
              </w:rPr>
            </w:pPr>
            <w:r w:rsidRPr="00F5248B">
              <w:rPr>
                <w:color w:val="000000" w:themeColor="text1"/>
              </w:rPr>
              <w:t xml:space="preserve">АО «Народный Банк Казахстана»: </w:t>
            </w:r>
          </w:p>
          <w:p w14:paraId="7A4185E6" w14:textId="77777777" w:rsidR="00F5248B" w:rsidRPr="00F5248B" w:rsidRDefault="00F5248B" w:rsidP="00F5248B">
            <w:pPr>
              <w:rPr>
                <w:color w:val="000000" w:themeColor="text1"/>
              </w:rPr>
            </w:pPr>
            <w:r w:rsidRPr="00F5248B">
              <w:rPr>
                <w:color w:val="000000" w:themeColor="text1"/>
              </w:rPr>
              <w:t>ИИК  KZ406017131000016045</w:t>
            </w:r>
          </w:p>
          <w:p w14:paraId="3EBAB580" w14:textId="77777777" w:rsidR="00F5248B" w:rsidRPr="00F5248B" w:rsidRDefault="00F5248B" w:rsidP="00F5248B">
            <w:pPr>
              <w:rPr>
                <w:color w:val="000000" w:themeColor="text1"/>
              </w:rPr>
            </w:pPr>
            <w:r w:rsidRPr="00F5248B">
              <w:rPr>
                <w:color w:val="000000" w:themeColor="text1"/>
              </w:rPr>
              <w:t>БИК  HSBKKZKX</w:t>
            </w:r>
          </w:p>
          <w:p w14:paraId="75767312" w14:textId="77777777" w:rsidR="00D22A0F" w:rsidRDefault="00F5248B" w:rsidP="00D22A0F">
            <w:pPr>
              <w:rPr>
                <w:color w:val="000000" w:themeColor="text1"/>
              </w:rPr>
            </w:pPr>
            <w:r w:rsidRPr="00F5248B">
              <w:rPr>
                <w:color w:val="000000" w:themeColor="text1"/>
              </w:rPr>
              <w:t>Кбе 17</w:t>
            </w:r>
            <w:r w:rsidR="00D22A0F">
              <w:rPr>
                <w:color w:val="000000" w:themeColor="text1"/>
              </w:rPr>
              <w:t xml:space="preserve"> </w:t>
            </w:r>
          </w:p>
          <w:p w14:paraId="3ADD660D" w14:textId="77777777" w:rsidR="00D22A0F" w:rsidRDefault="00D22A0F" w:rsidP="00D22A0F">
            <w:pPr>
              <w:rPr>
                <w:color w:val="000000" w:themeColor="text1"/>
              </w:rPr>
            </w:pPr>
          </w:p>
          <w:p w14:paraId="67BCBA2E" w14:textId="77777777" w:rsidR="00D22A0F" w:rsidRDefault="00D22A0F" w:rsidP="00D22A0F">
            <w:pPr>
              <w:rPr>
                <w:color w:val="000000" w:themeColor="text1"/>
              </w:rPr>
            </w:pPr>
          </w:p>
          <w:p w14:paraId="72B0ACF6" w14:textId="77777777" w:rsidR="00D22A0F" w:rsidRDefault="00D22A0F" w:rsidP="00D22A0F">
            <w:pPr>
              <w:rPr>
                <w:color w:val="000000" w:themeColor="text1"/>
              </w:rPr>
            </w:pPr>
          </w:p>
          <w:p w14:paraId="05F8ADA8" w14:textId="4E3F6FCB" w:rsidR="00C576BD" w:rsidRPr="00D22A0F" w:rsidRDefault="00C576BD" w:rsidP="00D22A0F">
            <w:pPr>
              <w:rPr>
                <w:color w:val="000000" w:themeColor="text1"/>
              </w:rPr>
            </w:pPr>
            <w:permStart w:id="985749637" w:edGrp="everyone"/>
            <w:r w:rsidRPr="00D743AC">
              <w:rPr>
                <w:b/>
              </w:rPr>
              <w:t>МП</w:t>
            </w:r>
          </w:p>
          <w:p w14:paraId="302ACC64" w14:textId="505CEC1D" w:rsidR="00C576BD" w:rsidRDefault="00C576BD" w:rsidP="00C576BD">
            <w:pPr>
              <w:jc w:val="both"/>
              <w:rPr>
                <w:b/>
                <w:snapToGrid w:val="0"/>
                <w:sz w:val="22"/>
                <w:szCs w:val="22"/>
                <w:lang w:val="kk-KZ"/>
              </w:rPr>
            </w:pPr>
            <w:r w:rsidRPr="00D647BA">
              <w:rPr>
                <w:b/>
                <w:snapToGrid w:val="0"/>
                <w:sz w:val="23"/>
                <w:szCs w:val="23"/>
                <w:lang w:val="kk-KZ"/>
              </w:rPr>
              <w:t>Директор Департамента развити</w:t>
            </w:r>
            <w:r w:rsidR="00A05F60">
              <w:rPr>
                <w:b/>
                <w:snapToGrid w:val="0"/>
                <w:sz w:val="23"/>
                <w:szCs w:val="23"/>
                <w:lang w:val="kk-KZ"/>
              </w:rPr>
              <w:t>я</w:t>
            </w:r>
            <w:r w:rsidRPr="00D647BA">
              <w:rPr>
                <w:b/>
                <w:snapToGrid w:val="0"/>
                <w:sz w:val="23"/>
                <w:szCs w:val="23"/>
                <w:lang w:val="kk-KZ"/>
              </w:rPr>
              <w:t xml:space="preserve"> бизнес рынка</w:t>
            </w:r>
            <w:r>
              <w:rPr>
                <w:b/>
                <w:snapToGrid w:val="0"/>
                <w:sz w:val="22"/>
                <w:szCs w:val="22"/>
                <w:lang w:val="kk-KZ"/>
              </w:rPr>
              <w:t xml:space="preserve"> </w:t>
            </w:r>
          </w:p>
          <w:p w14:paraId="74EFE14E" w14:textId="77777777" w:rsidR="00C576BD" w:rsidRDefault="00C576BD" w:rsidP="00C576BD">
            <w:pPr>
              <w:jc w:val="both"/>
              <w:rPr>
                <w:b/>
                <w:snapToGrid w:val="0"/>
                <w:sz w:val="22"/>
                <w:szCs w:val="22"/>
                <w:lang w:val="kk-KZ"/>
              </w:rPr>
            </w:pPr>
          </w:p>
          <w:p w14:paraId="31A36A64" w14:textId="41F1A0F8" w:rsidR="00592A1D" w:rsidRPr="005217F3" w:rsidRDefault="00C576BD" w:rsidP="00C576BD">
            <w:pPr>
              <w:tabs>
                <w:tab w:val="left" w:pos="0"/>
              </w:tabs>
              <w:ind w:right="21"/>
              <w:rPr>
                <w:snapToGrid w:val="0"/>
                <w:sz w:val="22"/>
                <w:szCs w:val="22"/>
              </w:rPr>
            </w:pPr>
            <w:r>
              <w:rPr>
                <w:b/>
                <w:snapToGrid w:val="0"/>
                <w:sz w:val="22"/>
                <w:szCs w:val="22"/>
                <w:lang w:val="kk-KZ"/>
              </w:rPr>
              <w:t>___________________</w:t>
            </w:r>
            <w:r w:rsidR="00660E85">
              <w:rPr>
                <w:b/>
                <w:snapToGrid w:val="0"/>
                <w:sz w:val="23"/>
                <w:szCs w:val="23"/>
              </w:rPr>
              <w:t xml:space="preserve"> </w:t>
            </w:r>
            <w:r w:rsidR="00424508">
              <w:rPr>
                <w:b/>
                <w:snapToGrid w:val="0"/>
                <w:sz w:val="22"/>
                <w:szCs w:val="22"/>
              </w:rPr>
              <w:t>Касымова Д.Т.</w:t>
            </w:r>
            <w:permEnd w:id="985749637"/>
          </w:p>
        </w:tc>
        <w:tc>
          <w:tcPr>
            <w:tcW w:w="5480" w:type="dxa"/>
          </w:tcPr>
          <w:p w14:paraId="65355E4F" w14:textId="715CAA4C" w:rsidR="00592A1D" w:rsidRPr="005217F3" w:rsidRDefault="00592A1D" w:rsidP="006730C3">
            <w:pPr>
              <w:tabs>
                <w:tab w:val="left" w:pos="0"/>
              </w:tabs>
              <w:ind w:right="21"/>
              <w:jc w:val="both"/>
            </w:pPr>
          </w:p>
          <w:p w14:paraId="4B6FF0B0" w14:textId="77777777" w:rsidR="00592A1D" w:rsidRPr="005217F3" w:rsidRDefault="00592A1D" w:rsidP="006730C3">
            <w:pPr>
              <w:tabs>
                <w:tab w:val="left" w:pos="0"/>
              </w:tabs>
              <w:ind w:right="21"/>
              <w:jc w:val="both"/>
              <w:rPr>
                <w:b/>
                <w:bCs/>
              </w:rPr>
            </w:pPr>
          </w:p>
          <w:p w14:paraId="51D981A1" w14:textId="77777777" w:rsidR="00592A1D" w:rsidRDefault="00592A1D" w:rsidP="006730C3">
            <w:pPr>
              <w:tabs>
                <w:tab w:val="left" w:pos="0"/>
              </w:tabs>
              <w:ind w:right="21"/>
              <w:jc w:val="both"/>
              <w:rPr>
                <w:sz w:val="20"/>
                <w:szCs w:val="20"/>
              </w:rPr>
            </w:pPr>
          </w:p>
          <w:p w14:paraId="5158DDFE" w14:textId="77777777" w:rsidR="00424508" w:rsidRPr="00424508" w:rsidRDefault="00424508" w:rsidP="00424508">
            <w:pPr>
              <w:rPr>
                <w:sz w:val="20"/>
                <w:szCs w:val="20"/>
              </w:rPr>
            </w:pPr>
          </w:p>
          <w:p w14:paraId="67A537EE" w14:textId="77777777" w:rsidR="00424508" w:rsidRPr="00424508" w:rsidRDefault="00424508" w:rsidP="00424508">
            <w:pPr>
              <w:rPr>
                <w:sz w:val="20"/>
                <w:szCs w:val="20"/>
              </w:rPr>
            </w:pPr>
          </w:p>
          <w:p w14:paraId="15F098A0" w14:textId="77777777" w:rsidR="00424508" w:rsidRPr="00424508" w:rsidRDefault="00424508" w:rsidP="00424508">
            <w:pPr>
              <w:rPr>
                <w:sz w:val="20"/>
                <w:szCs w:val="20"/>
              </w:rPr>
            </w:pPr>
          </w:p>
          <w:p w14:paraId="2D99FBB8" w14:textId="77777777" w:rsidR="00424508" w:rsidRPr="00424508" w:rsidRDefault="00424508" w:rsidP="00424508">
            <w:pPr>
              <w:rPr>
                <w:sz w:val="20"/>
                <w:szCs w:val="20"/>
              </w:rPr>
            </w:pPr>
          </w:p>
          <w:p w14:paraId="380831C9" w14:textId="77777777" w:rsidR="00424508" w:rsidRDefault="00424508" w:rsidP="00424508">
            <w:pPr>
              <w:rPr>
                <w:sz w:val="20"/>
                <w:szCs w:val="20"/>
              </w:rPr>
            </w:pPr>
          </w:p>
          <w:p w14:paraId="207170AC" w14:textId="14F7B46A" w:rsidR="00424508" w:rsidRPr="00424508" w:rsidRDefault="00424508" w:rsidP="00424508">
            <w:pPr>
              <w:tabs>
                <w:tab w:val="left" w:pos="1880"/>
              </w:tabs>
              <w:rPr>
                <w:sz w:val="20"/>
                <w:szCs w:val="20"/>
              </w:rPr>
            </w:pPr>
            <w:r>
              <w:rPr>
                <w:sz w:val="20"/>
                <w:szCs w:val="20"/>
              </w:rPr>
              <w:tab/>
            </w:r>
          </w:p>
        </w:tc>
      </w:tr>
      <w:permEnd w:id="120794061"/>
    </w:tbl>
    <w:p w14:paraId="79BF930F" w14:textId="77777777" w:rsidR="00592A1D" w:rsidRDefault="00592A1D" w:rsidP="00A22F19">
      <w:pPr>
        <w:rPr>
          <w:b/>
        </w:rPr>
      </w:pPr>
    </w:p>
    <w:p w14:paraId="45799724" w14:textId="2DE0AA4A" w:rsidR="00A34CF5" w:rsidRDefault="00A34CF5" w:rsidP="00A22F19">
      <w:pPr>
        <w:rPr>
          <w:b/>
        </w:rPr>
      </w:pPr>
    </w:p>
    <w:p w14:paraId="1EF1ACBB" w14:textId="77777777" w:rsidR="001657CD" w:rsidRDefault="001657CD" w:rsidP="00A22F19">
      <w:pPr>
        <w:rPr>
          <w:b/>
        </w:rPr>
      </w:pPr>
    </w:p>
    <w:p w14:paraId="496EC5B9" w14:textId="77777777" w:rsidR="000A1C71" w:rsidRDefault="000A1C71" w:rsidP="00A22F19">
      <w:pPr>
        <w:rPr>
          <w:b/>
        </w:rPr>
      </w:pPr>
    </w:p>
    <w:p w14:paraId="6949CF0E" w14:textId="77777777" w:rsidR="000A1C71" w:rsidRDefault="000A1C71" w:rsidP="00A22F19">
      <w:pPr>
        <w:rPr>
          <w:b/>
        </w:rPr>
      </w:pPr>
    </w:p>
    <w:p w14:paraId="444A8480" w14:textId="77777777" w:rsidR="000A1C71" w:rsidRDefault="000A1C71" w:rsidP="00A22F19">
      <w:pPr>
        <w:rPr>
          <w:b/>
        </w:rPr>
      </w:pPr>
    </w:p>
    <w:p w14:paraId="522226F6" w14:textId="77777777" w:rsidR="000A1C71" w:rsidRDefault="000A1C71" w:rsidP="00A22F19">
      <w:pPr>
        <w:rPr>
          <w:b/>
        </w:rPr>
      </w:pPr>
    </w:p>
    <w:p w14:paraId="6BF23F7D" w14:textId="77777777" w:rsidR="000A1C71" w:rsidRDefault="000A1C71" w:rsidP="00A22F19">
      <w:pPr>
        <w:rPr>
          <w:b/>
        </w:rPr>
      </w:pPr>
    </w:p>
    <w:p w14:paraId="463AD4AD" w14:textId="77777777" w:rsidR="000A1C71" w:rsidRDefault="000A1C71" w:rsidP="00A22F19">
      <w:pPr>
        <w:rPr>
          <w:b/>
        </w:rPr>
      </w:pPr>
    </w:p>
    <w:p w14:paraId="77B77AB8" w14:textId="77777777" w:rsidR="000A1C71" w:rsidRDefault="000A1C71" w:rsidP="00A22F19">
      <w:pPr>
        <w:rPr>
          <w:b/>
        </w:rPr>
      </w:pPr>
    </w:p>
    <w:p w14:paraId="78267608" w14:textId="77777777" w:rsidR="000A1C71" w:rsidRDefault="000A1C71" w:rsidP="00A22F19">
      <w:pPr>
        <w:rPr>
          <w:b/>
        </w:rPr>
      </w:pPr>
    </w:p>
    <w:p w14:paraId="505E4E05" w14:textId="77777777" w:rsidR="000A1C71" w:rsidRDefault="000A1C71" w:rsidP="00A22F19">
      <w:pPr>
        <w:rPr>
          <w:b/>
        </w:rPr>
      </w:pPr>
    </w:p>
    <w:p w14:paraId="5EC15976" w14:textId="77777777" w:rsidR="000A1C71" w:rsidRDefault="000A1C71" w:rsidP="00A22F19">
      <w:pPr>
        <w:rPr>
          <w:b/>
        </w:rPr>
      </w:pPr>
    </w:p>
    <w:p w14:paraId="0B715DB8" w14:textId="77777777" w:rsidR="000A1C71" w:rsidRDefault="000A1C71" w:rsidP="00A22F19">
      <w:pPr>
        <w:rPr>
          <w:b/>
        </w:rPr>
      </w:pPr>
    </w:p>
    <w:p w14:paraId="04988527" w14:textId="77777777" w:rsidR="000A1C71" w:rsidRDefault="000A1C71" w:rsidP="00A22F19">
      <w:pPr>
        <w:rPr>
          <w:b/>
        </w:rPr>
      </w:pPr>
    </w:p>
    <w:p w14:paraId="23EB26CE" w14:textId="77777777" w:rsidR="000A1C71" w:rsidRDefault="000A1C71" w:rsidP="00A22F19">
      <w:pPr>
        <w:rPr>
          <w:b/>
        </w:rPr>
      </w:pPr>
    </w:p>
    <w:p w14:paraId="1A6A2D2F" w14:textId="77777777" w:rsidR="000A1C71" w:rsidRDefault="000A1C71" w:rsidP="00A22F19">
      <w:pPr>
        <w:rPr>
          <w:b/>
        </w:rPr>
      </w:pPr>
    </w:p>
    <w:p w14:paraId="171D5F99" w14:textId="77777777" w:rsidR="000A1C71" w:rsidRDefault="000A1C71" w:rsidP="00A22F19">
      <w:pPr>
        <w:rPr>
          <w:b/>
        </w:rPr>
      </w:pPr>
    </w:p>
    <w:p w14:paraId="7A2701F1" w14:textId="77777777" w:rsidR="000A1C71" w:rsidRDefault="000A1C71" w:rsidP="00A22F19">
      <w:pPr>
        <w:rPr>
          <w:b/>
        </w:rPr>
      </w:pPr>
    </w:p>
    <w:p w14:paraId="3858DF1F" w14:textId="77777777" w:rsidR="000A1C71" w:rsidRDefault="000A1C71" w:rsidP="00A22F19">
      <w:pPr>
        <w:rPr>
          <w:b/>
        </w:rPr>
      </w:pPr>
    </w:p>
    <w:p w14:paraId="43CCDB56" w14:textId="77777777" w:rsidR="000A1C71" w:rsidRDefault="000A1C71" w:rsidP="00A22F19">
      <w:pPr>
        <w:rPr>
          <w:b/>
        </w:rPr>
      </w:pPr>
    </w:p>
    <w:p w14:paraId="20F95617" w14:textId="77777777" w:rsidR="000A1C71" w:rsidRDefault="000A1C71" w:rsidP="00A22F19">
      <w:pPr>
        <w:rPr>
          <w:b/>
        </w:rPr>
      </w:pPr>
    </w:p>
    <w:p w14:paraId="7CE0D976" w14:textId="77777777" w:rsidR="000A1C71" w:rsidRDefault="000A1C71" w:rsidP="00A22F19">
      <w:pPr>
        <w:rPr>
          <w:b/>
        </w:rPr>
      </w:pPr>
    </w:p>
    <w:p w14:paraId="78CE82C3" w14:textId="77777777" w:rsidR="000A1C71" w:rsidRDefault="000A1C71" w:rsidP="00A22F19">
      <w:pPr>
        <w:rPr>
          <w:b/>
        </w:rPr>
      </w:pPr>
    </w:p>
    <w:p w14:paraId="089805C0" w14:textId="77777777" w:rsidR="000A1C71" w:rsidRDefault="000A1C71" w:rsidP="00A22F19">
      <w:pPr>
        <w:rPr>
          <w:b/>
        </w:rPr>
      </w:pPr>
    </w:p>
    <w:p w14:paraId="555A9990" w14:textId="77777777" w:rsidR="000A1C71" w:rsidRDefault="000A1C71" w:rsidP="00A22F19">
      <w:pPr>
        <w:rPr>
          <w:b/>
        </w:rPr>
      </w:pPr>
    </w:p>
    <w:p w14:paraId="22A08E17" w14:textId="77777777" w:rsidR="000A1C71" w:rsidRDefault="000A1C71" w:rsidP="00A22F19">
      <w:pPr>
        <w:rPr>
          <w:b/>
        </w:rPr>
      </w:pPr>
    </w:p>
    <w:p w14:paraId="64A8211C" w14:textId="77777777" w:rsidR="00A34CF5" w:rsidRDefault="00A34CF5" w:rsidP="00A22F19">
      <w:pPr>
        <w:rPr>
          <w:b/>
        </w:rPr>
      </w:pPr>
    </w:p>
    <w:p w14:paraId="210B11A1" w14:textId="77777777" w:rsidR="00A34CF5" w:rsidRPr="00173605" w:rsidRDefault="00A34CF5" w:rsidP="00A34CF5">
      <w:pPr>
        <w:shd w:val="clear" w:color="auto" w:fill="FFFFFF"/>
        <w:jc w:val="right"/>
        <w:outlineLvl w:val="0"/>
        <w:rPr>
          <w:b/>
          <w:bCs/>
          <w:noProof/>
          <w:color w:val="000000"/>
          <w:sz w:val="22"/>
          <w:szCs w:val="22"/>
        </w:rPr>
      </w:pPr>
      <w:r w:rsidRPr="00173605">
        <w:rPr>
          <w:b/>
          <w:bCs/>
          <w:noProof/>
          <w:color w:val="000000"/>
          <w:sz w:val="22"/>
          <w:szCs w:val="22"/>
        </w:rPr>
        <w:lastRenderedPageBreak/>
        <w:t>Приложение № 1</w:t>
      </w:r>
    </w:p>
    <w:p w14:paraId="6244BFF4" w14:textId="306FDC2E" w:rsidR="001657CD" w:rsidRDefault="00714AE5" w:rsidP="00A34CF5">
      <w:pPr>
        <w:pStyle w:val="3"/>
        <w:numPr>
          <w:ilvl w:val="0"/>
          <w:numId w:val="0"/>
        </w:numPr>
        <w:rPr>
          <w:b w:val="0"/>
          <w:sz w:val="22"/>
          <w:szCs w:val="22"/>
        </w:rPr>
      </w:pPr>
      <w:r>
        <w:rPr>
          <w:b w:val="0"/>
          <w:sz w:val="22"/>
          <w:szCs w:val="22"/>
        </w:rPr>
        <w:t xml:space="preserve">к </w:t>
      </w:r>
      <w:r w:rsidR="001657CD">
        <w:rPr>
          <w:b w:val="0"/>
          <w:sz w:val="22"/>
          <w:szCs w:val="22"/>
        </w:rPr>
        <w:t>Дополнительному соглашению №__ от __ _____ года</w:t>
      </w:r>
    </w:p>
    <w:p w14:paraId="40B01AE4" w14:textId="55275DC2" w:rsidR="00A34CF5" w:rsidRPr="00173605" w:rsidRDefault="00A34CF5" w:rsidP="00A34CF5">
      <w:pPr>
        <w:pStyle w:val="3"/>
        <w:numPr>
          <w:ilvl w:val="0"/>
          <w:numId w:val="0"/>
        </w:numPr>
        <w:rPr>
          <w:sz w:val="22"/>
          <w:szCs w:val="22"/>
        </w:rPr>
      </w:pPr>
      <w:r w:rsidRPr="00173605">
        <w:rPr>
          <w:b w:val="0"/>
          <w:sz w:val="22"/>
          <w:szCs w:val="22"/>
        </w:rPr>
        <w:t xml:space="preserve">к Договору о предоставлении  услуги </w:t>
      </w:r>
      <w:r w:rsidRPr="00173605">
        <w:rPr>
          <w:b w:val="0"/>
          <w:bCs w:val="0"/>
          <w:sz w:val="22"/>
          <w:szCs w:val="22"/>
          <w:lang w:eastAsia="ru-RU"/>
        </w:rPr>
        <w:t>«</w:t>
      </w:r>
      <w:r w:rsidR="004C2BF2" w:rsidRPr="004C2BF2">
        <w:rPr>
          <w:b w:val="0"/>
          <w:bCs w:val="0"/>
          <w:sz w:val="22"/>
          <w:szCs w:val="22"/>
          <w:lang w:eastAsia="ru-RU"/>
        </w:rPr>
        <w:t>Виртуальная АТС</w:t>
      </w:r>
      <w:r w:rsidRPr="00173605">
        <w:rPr>
          <w:b w:val="0"/>
          <w:bCs w:val="0"/>
          <w:sz w:val="22"/>
          <w:szCs w:val="22"/>
          <w:lang w:eastAsia="ru-RU"/>
        </w:rPr>
        <w:t>»</w:t>
      </w:r>
      <w:r w:rsidRPr="00173605">
        <w:rPr>
          <w:bCs w:val="0"/>
          <w:sz w:val="22"/>
          <w:szCs w:val="22"/>
          <w:lang w:eastAsia="ru-RU"/>
        </w:rPr>
        <w:t xml:space="preserve"> </w:t>
      </w:r>
      <w:r w:rsidRPr="00173605">
        <w:rPr>
          <w:b w:val="0"/>
          <w:sz w:val="22"/>
          <w:szCs w:val="22"/>
        </w:rPr>
        <w:t xml:space="preserve"> </w:t>
      </w:r>
    </w:p>
    <w:p w14:paraId="3F0468A8" w14:textId="77777777" w:rsidR="00A34CF5" w:rsidRPr="00173605" w:rsidRDefault="00A34CF5" w:rsidP="00A34CF5">
      <w:pPr>
        <w:shd w:val="clear" w:color="auto" w:fill="FFFFFF"/>
        <w:jc w:val="right"/>
        <w:outlineLvl w:val="0"/>
        <w:rPr>
          <w:noProof/>
          <w:color w:val="000000"/>
          <w:sz w:val="22"/>
          <w:szCs w:val="22"/>
        </w:rPr>
      </w:pPr>
      <w:r w:rsidRPr="00173605">
        <w:rPr>
          <w:noProof/>
          <w:color w:val="000000"/>
          <w:sz w:val="22"/>
          <w:szCs w:val="22"/>
        </w:rPr>
        <w:t xml:space="preserve">№ </w:t>
      </w:r>
      <w:r w:rsidRPr="00173605">
        <w:rPr>
          <w:noProof/>
          <w:color w:val="000000"/>
          <w:sz w:val="22"/>
          <w:szCs w:val="22"/>
        </w:rPr>
        <w:fldChar w:fldCharType="begin">
          <w:ffData>
            <w:name w:val="Text47"/>
            <w:enabled/>
            <w:calcOnExit w:val="0"/>
            <w:textInput/>
          </w:ffData>
        </w:fldChar>
      </w:r>
      <w:bookmarkStart w:id="1" w:name="Text47"/>
      <w:r w:rsidRPr="00173605">
        <w:rPr>
          <w:noProof/>
          <w:color w:val="000000"/>
          <w:sz w:val="22"/>
          <w:szCs w:val="22"/>
        </w:rPr>
        <w:instrText xml:space="preserve"> FORMTEXT </w:instrText>
      </w:r>
      <w:r w:rsidRPr="00173605">
        <w:rPr>
          <w:noProof/>
          <w:color w:val="000000"/>
          <w:sz w:val="22"/>
          <w:szCs w:val="22"/>
        </w:rPr>
      </w:r>
      <w:r w:rsidRPr="00173605">
        <w:rPr>
          <w:noProof/>
          <w:color w:val="000000"/>
          <w:sz w:val="22"/>
          <w:szCs w:val="22"/>
        </w:rPr>
        <w:fldChar w:fldCharType="separate"/>
      </w:r>
      <w:r w:rsidRPr="00173605">
        <w:rPr>
          <w:noProof/>
          <w:color w:val="000000"/>
          <w:sz w:val="22"/>
          <w:szCs w:val="22"/>
        </w:rPr>
        <w:t> </w:t>
      </w:r>
      <w:r w:rsidRPr="00173605">
        <w:rPr>
          <w:noProof/>
          <w:color w:val="000000"/>
          <w:sz w:val="22"/>
          <w:szCs w:val="22"/>
        </w:rPr>
        <w:t> </w:t>
      </w:r>
      <w:r w:rsidRPr="00173605">
        <w:rPr>
          <w:noProof/>
          <w:color w:val="000000"/>
          <w:sz w:val="22"/>
          <w:szCs w:val="22"/>
        </w:rPr>
        <w:t> </w:t>
      </w:r>
      <w:r w:rsidRPr="00173605">
        <w:rPr>
          <w:noProof/>
          <w:color w:val="000000"/>
          <w:sz w:val="22"/>
          <w:szCs w:val="22"/>
        </w:rPr>
        <w:t> </w:t>
      </w:r>
      <w:r w:rsidRPr="00173605">
        <w:rPr>
          <w:noProof/>
          <w:color w:val="000000"/>
          <w:sz w:val="22"/>
          <w:szCs w:val="22"/>
        </w:rPr>
        <w:t> </w:t>
      </w:r>
      <w:r w:rsidRPr="00173605">
        <w:rPr>
          <w:noProof/>
          <w:color w:val="000000"/>
          <w:sz w:val="22"/>
          <w:szCs w:val="22"/>
        </w:rPr>
        <w:fldChar w:fldCharType="end"/>
      </w:r>
      <w:bookmarkEnd w:id="1"/>
      <w:r w:rsidRPr="00173605">
        <w:rPr>
          <w:noProof/>
          <w:color w:val="000000"/>
          <w:sz w:val="22"/>
          <w:szCs w:val="22"/>
        </w:rPr>
        <w:t xml:space="preserve">от « </w:t>
      </w:r>
      <w:r w:rsidRPr="00173605">
        <w:rPr>
          <w:noProof/>
          <w:color w:val="000000"/>
          <w:sz w:val="22"/>
          <w:szCs w:val="22"/>
        </w:rPr>
        <w:fldChar w:fldCharType="begin">
          <w:ffData>
            <w:name w:val="Text48"/>
            <w:enabled/>
            <w:calcOnExit w:val="0"/>
            <w:textInput/>
          </w:ffData>
        </w:fldChar>
      </w:r>
      <w:bookmarkStart w:id="2" w:name="Text48"/>
      <w:r w:rsidRPr="00173605">
        <w:rPr>
          <w:noProof/>
          <w:color w:val="000000"/>
          <w:sz w:val="22"/>
          <w:szCs w:val="22"/>
        </w:rPr>
        <w:instrText xml:space="preserve"> FORMTEXT </w:instrText>
      </w:r>
      <w:r w:rsidRPr="00173605">
        <w:rPr>
          <w:noProof/>
          <w:color w:val="000000"/>
          <w:sz w:val="22"/>
          <w:szCs w:val="22"/>
        </w:rPr>
      </w:r>
      <w:r w:rsidRPr="00173605">
        <w:rPr>
          <w:noProof/>
          <w:color w:val="000000"/>
          <w:sz w:val="22"/>
          <w:szCs w:val="22"/>
        </w:rPr>
        <w:fldChar w:fldCharType="separate"/>
      </w:r>
      <w:r w:rsidRPr="00173605">
        <w:rPr>
          <w:noProof/>
          <w:color w:val="000000"/>
          <w:sz w:val="22"/>
          <w:szCs w:val="22"/>
        </w:rPr>
        <w:t> </w:t>
      </w:r>
      <w:r w:rsidRPr="00173605">
        <w:rPr>
          <w:noProof/>
          <w:color w:val="000000"/>
          <w:sz w:val="22"/>
          <w:szCs w:val="22"/>
        </w:rPr>
        <w:t> </w:t>
      </w:r>
      <w:r w:rsidRPr="00173605">
        <w:rPr>
          <w:noProof/>
          <w:color w:val="000000"/>
          <w:sz w:val="22"/>
          <w:szCs w:val="22"/>
        </w:rPr>
        <w:t> </w:t>
      </w:r>
      <w:r w:rsidRPr="00173605">
        <w:rPr>
          <w:noProof/>
          <w:color w:val="000000"/>
          <w:sz w:val="22"/>
          <w:szCs w:val="22"/>
        </w:rPr>
        <w:t> </w:t>
      </w:r>
      <w:r w:rsidRPr="00173605">
        <w:rPr>
          <w:noProof/>
          <w:color w:val="000000"/>
          <w:sz w:val="22"/>
          <w:szCs w:val="22"/>
        </w:rPr>
        <w:t> </w:t>
      </w:r>
      <w:r w:rsidRPr="00173605">
        <w:rPr>
          <w:noProof/>
          <w:color w:val="000000"/>
          <w:sz w:val="22"/>
          <w:szCs w:val="22"/>
        </w:rPr>
        <w:fldChar w:fldCharType="end"/>
      </w:r>
      <w:bookmarkEnd w:id="2"/>
      <w:r w:rsidRPr="00173605">
        <w:rPr>
          <w:noProof/>
          <w:color w:val="000000"/>
          <w:sz w:val="22"/>
          <w:szCs w:val="22"/>
        </w:rPr>
        <w:t xml:space="preserve">    » 20</w:t>
      </w:r>
      <w:r w:rsidRPr="00173605">
        <w:rPr>
          <w:noProof/>
          <w:color w:val="000000"/>
          <w:sz w:val="22"/>
          <w:szCs w:val="22"/>
        </w:rPr>
        <w:fldChar w:fldCharType="begin">
          <w:ffData>
            <w:name w:val="Text49"/>
            <w:enabled/>
            <w:calcOnExit w:val="0"/>
            <w:textInput/>
          </w:ffData>
        </w:fldChar>
      </w:r>
      <w:bookmarkStart w:id="3" w:name="Text49"/>
      <w:r w:rsidRPr="00173605">
        <w:rPr>
          <w:noProof/>
          <w:color w:val="000000"/>
          <w:sz w:val="22"/>
          <w:szCs w:val="22"/>
        </w:rPr>
        <w:instrText xml:space="preserve"> FORMTEXT </w:instrText>
      </w:r>
      <w:r w:rsidRPr="00173605">
        <w:rPr>
          <w:noProof/>
          <w:color w:val="000000"/>
          <w:sz w:val="22"/>
          <w:szCs w:val="22"/>
        </w:rPr>
      </w:r>
      <w:r w:rsidRPr="00173605">
        <w:rPr>
          <w:noProof/>
          <w:color w:val="000000"/>
          <w:sz w:val="22"/>
          <w:szCs w:val="22"/>
        </w:rPr>
        <w:fldChar w:fldCharType="separate"/>
      </w:r>
      <w:r w:rsidRPr="00173605">
        <w:rPr>
          <w:noProof/>
          <w:color w:val="000000"/>
          <w:sz w:val="22"/>
          <w:szCs w:val="22"/>
        </w:rPr>
        <w:t> </w:t>
      </w:r>
      <w:r w:rsidRPr="00173605">
        <w:rPr>
          <w:noProof/>
          <w:color w:val="000000"/>
          <w:sz w:val="22"/>
          <w:szCs w:val="22"/>
        </w:rPr>
        <w:t> </w:t>
      </w:r>
      <w:r w:rsidRPr="00173605">
        <w:rPr>
          <w:noProof/>
          <w:color w:val="000000"/>
          <w:sz w:val="22"/>
          <w:szCs w:val="22"/>
        </w:rPr>
        <w:t> </w:t>
      </w:r>
      <w:r w:rsidRPr="00173605">
        <w:rPr>
          <w:noProof/>
          <w:color w:val="000000"/>
          <w:sz w:val="22"/>
          <w:szCs w:val="22"/>
        </w:rPr>
        <w:t> </w:t>
      </w:r>
      <w:r w:rsidRPr="00173605">
        <w:rPr>
          <w:noProof/>
          <w:color w:val="000000"/>
          <w:sz w:val="22"/>
          <w:szCs w:val="22"/>
        </w:rPr>
        <w:t> </w:t>
      </w:r>
      <w:r w:rsidRPr="00173605">
        <w:rPr>
          <w:noProof/>
          <w:color w:val="000000"/>
          <w:sz w:val="22"/>
          <w:szCs w:val="22"/>
        </w:rPr>
        <w:fldChar w:fldCharType="end"/>
      </w:r>
      <w:bookmarkEnd w:id="3"/>
      <w:r w:rsidRPr="00173605">
        <w:rPr>
          <w:noProof/>
          <w:color w:val="000000"/>
          <w:sz w:val="22"/>
          <w:szCs w:val="22"/>
        </w:rPr>
        <w:t>г.</w:t>
      </w:r>
    </w:p>
    <w:p w14:paraId="272FC7FB" w14:textId="77777777" w:rsidR="00A34CF5" w:rsidRPr="00173605" w:rsidRDefault="00A34CF5" w:rsidP="00A34CF5">
      <w:pPr>
        <w:rPr>
          <w:sz w:val="22"/>
          <w:szCs w:val="22"/>
        </w:rPr>
      </w:pPr>
    </w:p>
    <w:p w14:paraId="6F179E94" w14:textId="77777777" w:rsidR="00A34CF5" w:rsidRPr="00230B9E" w:rsidRDefault="00A34CF5" w:rsidP="00A34CF5">
      <w:pPr>
        <w:pStyle w:val="8"/>
        <w:numPr>
          <w:ilvl w:val="0"/>
          <w:numId w:val="0"/>
        </w:numPr>
        <w:spacing w:line="240" w:lineRule="auto"/>
        <w:jc w:val="center"/>
        <w:rPr>
          <w:b/>
          <w:bCs/>
          <w:sz w:val="22"/>
          <w:szCs w:val="22"/>
        </w:rPr>
      </w:pPr>
      <w:r w:rsidRPr="00230B9E">
        <w:rPr>
          <w:b/>
          <w:bCs/>
          <w:sz w:val="22"/>
          <w:szCs w:val="22"/>
        </w:rPr>
        <w:t>Стоимость Услуг</w:t>
      </w:r>
    </w:p>
    <w:p w14:paraId="782B8F05" w14:textId="77777777" w:rsidR="00A34CF5" w:rsidRDefault="00A34CF5" w:rsidP="00A34CF5">
      <w:pPr>
        <w:pStyle w:val="ae"/>
        <w:widowControl w:val="0"/>
        <w:numPr>
          <w:ilvl w:val="0"/>
          <w:numId w:val="6"/>
        </w:numPr>
        <w:autoSpaceDE w:val="0"/>
        <w:autoSpaceDN w:val="0"/>
        <w:adjustRightInd w:val="0"/>
        <w:rPr>
          <w:b/>
          <w:sz w:val="22"/>
          <w:szCs w:val="22"/>
        </w:rPr>
      </w:pPr>
      <w:r>
        <w:rPr>
          <w:b/>
          <w:sz w:val="22"/>
          <w:szCs w:val="22"/>
        </w:rPr>
        <w:t>Параметры услуги</w:t>
      </w:r>
    </w:p>
    <w:p w14:paraId="3A1AAB60" w14:textId="79C75A90" w:rsidR="00A34CF5" w:rsidRPr="00CD22F0" w:rsidRDefault="00A34CF5" w:rsidP="00A34CF5">
      <w:pPr>
        <w:rPr>
          <w:sz w:val="22"/>
          <w:szCs w:val="22"/>
        </w:rPr>
      </w:pPr>
      <w:r w:rsidRPr="00623C4A">
        <w:rPr>
          <w:sz w:val="22"/>
          <w:szCs w:val="22"/>
        </w:rPr>
        <w:t xml:space="preserve">Виртуальные номера – </w:t>
      </w:r>
      <w:permStart w:id="875254413" w:edGrp="everyone"/>
      <w:r w:rsidRPr="00CD22F0">
        <w:rPr>
          <w:i/>
          <w:sz w:val="22"/>
          <w:szCs w:val="22"/>
          <w:highlight w:val="yellow"/>
        </w:rPr>
        <w:t>указать</w:t>
      </w:r>
      <w:r w:rsidR="006E097D">
        <w:rPr>
          <w:i/>
          <w:sz w:val="22"/>
          <w:szCs w:val="22"/>
          <w:highlight w:val="yellow"/>
        </w:rPr>
        <w:t xml:space="preserve"> </w:t>
      </w:r>
      <w:r w:rsidR="004367BB">
        <w:rPr>
          <w:i/>
          <w:sz w:val="22"/>
          <w:szCs w:val="22"/>
          <w:highlight w:val="yellow"/>
        </w:rPr>
        <w:t>виртуальные</w:t>
      </w:r>
      <w:r w:rsidRPr="00CD22F0">
        <w:rPr>
          <w:i/>
          <w:sz w:val="22"/>
          <w:szCs w:val="22"/>
          <w:highlight w:val="yellow"/>
        </w:rPr>
        <w:t xml:space="preserve"> номер</w:t>
      </w:r>
      <w:r w:rsidR="004367BB">
        <w:rPr>
          <w:i/>
          <w:sz w:val="22"/>
          <w:szCs w:val="22"/>
          <w:highlight w:val="yellow"/>
        </w:rPr>
        <w:t>а</w:t>
      </w:r>
      <w:r w:rsidR="008D6D7B">
        <w:rPr>
          <w:i/>
          <w:sz w:val="22"/>
          <w:szCs w:val="22"/>
        </w:rPr>
        <w:t xml:space="preserve"> через запятую</w:t>
      </w:r>
      <w:permEnd w:id="875254413"/>
    </w:p>
    <w:p w14:paraId="2C2D65C2" w14:textId="4782A547" w:rsidR="00A34CF5" w:rsidRDefault="00A34CF5" w:rsidP="00A34CF5">
      <w:pPr>
        <w:rPr>
          <w:i/>
          <w:sz w:val="22"/>
          <w:szCs w:val="22"/>
        </w:rPr>
      </w:pPr>
      <w:r w:rsidRPr="00623C4A">
        <w:rPr>
          <w:sz w:val="22"/>
          <w:szCs w:val="22"/>
        </w:rPr>
        <w:t xml:space="preserve">Количество виртуальных номеров </w:t>
      </w:r>
      <w:r>
        <w:rPr>
          <w:sz w:val="22"/>
          <w:szCs w:val="22"/>
        </w:rPr>
        <w:t>–</w:t>
      </w:r>
      <w:r w:rsidRPr="00623C4A">
        <w:rPr>
          <w:sz w:val="22"/>
          <w:szCs w:val="22"/>
        </w:rPr>
        <w:t xml:space="preserve"> </w:t>
      </w:r>
      <w:permStart w:id="1965104419" w:edGrp="everyone"/>
      <w:r w:rsidRPr="00CD22F0">
        <w:rPr>
          <w:i/>
          <w:sz w:val="22"/>
          <w:szCs w:val="22"/>
          <w:highlight w:val="yellow"/>
        </w:rPr>
        <w:t xml:space="preserve">указать </w:t>
      </w:r>
      <w:r w:rsidR="006E097D">
        <w:rPr>
          <w:i/>
          <w:sz w:val="22"/>
          <w:szCs w:val="22"/>
          <w:highlight w:val="yellow"/>
        </w:rPr>
        <w:t xml:space="preserve">общее </w:t>
      </w:r>
      <w:r w:rsidRPr="00CD22F0">
        <w:rPr>
          <w:i/>
          <w:sz w:val="22"/>
          <w:szCs w:val="22"/>
          <w:highlight w:val="yellow"/>
        </w:rPr>
        <w:t>количество виртуальных номеров</w:t>
      </w:r>
    </w:p>
    <w:permEnd w:id="1965104419"/>
    <w:p w14:paraId="64A57BD2" w14:textId="1F55083A" w:rsidR="00A34CF5" w:rsidRPr="00CD22F0" w:rsidRDefault="00A34CF5" w:rsidP="00A34CF5">
      <w:pPr>
        <w:rPr>
          <w:sz w:val="22"/>
          <w:szCs w:val="22"/>
        </w:rPr>
      </w:pPr>
      <w:r w:rsidRPr="00623C4A">
        <w:rPr>
          <w:sz w:val="22"/>
          <w:szCs w:val="22"/>
        </w:rPr>
        <w:t xml:space="preserve">Количество </w:t>
      </w:r>
      <w:r>
        <w:rPr>
          <w:sz w:val="22"/>
          <w:szCs w:val="22"/>
        </w:rPr>
        <w:t>пользователей</w:t>
      </w:r>
      <w:r w:rsidRPr="00623C4A">
        <w:rPr>
          <w:sz w:val="22"/>
          <w:szCs w:val="22"/>
        </w:rPr>
        <w:t xml:space="preserve"> </w:t>
      </w:r>
      <w:r>
        <w:rPr>
          <w:sz w:val="22"/>
          <w:szCs w:val="22"/>
        </w:rPr>
        <w:t>–</w:t>
      </w:r>
      <w:r w:rsidRPr="00623C4A">
        <w:rPr>
          <w:sz w:val="22"/>
          <w:szCs w:val="22"/>
        </w:rPr>
        <w:t xml:space="preserve"> </w:t>
      </w:r>
      <w:permStart w:id="1901410810" w:edGrp="everyone"/>
      <w:r w:rsidRPr="00CD22F0">
        <w:rPr>
          <w:i/>
          <w:sz w:val="22"/>
          <w:szCs w:val="22"/>
          <w:highlight w:val="yellow"/>
        </w:rPr>
        <w:t>указать</w:t>
      </w:r>
      <w:r w:rsidR="004367BB">
        <w:rPr>
          <w:i/>
          <w:sz w:val="22"/>
          <w:szCs w:val="22"/>
          <w:highlight w:val="yellow"/>
        </w:rPr>
        <w:t xml:space="preserve"> общее </w:t>
      </w:r>
      <w:r w:rsidR="004367BB" w:rsidRPr="00CD22F0">
        <w:rPr>
          <w:i/>
          <w:sz w:val="22"/>
          <w:szCs w:val="22"/>
          <w:highlight w:val="yellow"/>
        </w:rPr>
        <w:t>количество</w:t>
      </w:r>
      <w:r w:rsidRPr="00E231F2">
        <w:rPr>
          <w:i/>
          <w:sz w:val="22"/>
          <w:szCs w:val="22"/>
          <w:highlight w:val="yellow"/>
        </w:rPr>
        <w:t xml:space="preserve"> пользователей</w:t>
      </w:r>
    </w:p>
    <w:permEnd w:id="1901410810"/>
    <w:p w14:paraId="3B8C17E8" w14:textId="77777777" w:rsidR="00A34CF5" w:rsidRPr="00C95FF9" w:rsidRDefault="00A34CF5" w:rsidP="00A34CF5">
      <w:pPr>
        <w:rPr>
          <w:b/>
          <w:sz w:val="22"/>
          <w:szCs w:val="22"/>
        </w:rPr>
      </w:pPr>
    </w:p>
    <w:p w14:paraId="087DF959" w14:textId="77777777" w:rsidR="00A34CF5" w:rsidRPr="00C95FF9" w:rsidRDefault="00A34CF5" w:rsidP="00A34CF5">
      <w:pPr>
        <w:pStyle w:val="ae"/>
        <w:widowControl w:val="0"/>
        <w:numPr>
          <w:ilvl w:val="0"/>
          <w:numId w:val="6"/>
        </w:numPr>
        <w:autoSpaceDE w:val="0"/>
        <w:autoSpaceDN w:val="0"/>
        <w:adjustRightInd w:val="0"/>
        <w:rPr>
          <w:b/>
          <w:bCs/>
          <w:sz w:val="22"/>
          <w:szCs w:val="22"/>
        </w:rPr>
      </w:pPr>
      <w:r w:rsidRPr="00C95FF9">
        <w:rPr>
          <w:b/>
          <w:bCs/>
          <w:sz w:val="22"/>
          <w:szCs w:val="22"/>
        </w:rPr>
        <w:t>Конфигурация Услуги:</w:t>
      </w:r>
    </w:p>
    <w:tbl>
      <w:tblPr>
        <w:tblStyle w:val="a3"/>
        <w:tblW w:w="5000" w:type="pct"/>
        <w:tblLook w:val="04A0" w:firstRow="1" w:lastRow="0" w:firstColumn="1" w:lastColumn="0" w:noHBand="0" w:noVBand="1"/>
      </w:tblPr>
      <w:tblGrid>
        <w:gridCol w:w="8314"/>
        <w:gridCol w:w="2024"/>
      </w:tblGrid>
      <w:tr w:rsidR="00A34CF5" w:rsidRPr="00173605" w14:paraId="3DB541D0" w14:textId="77777777" w:rsidTr="000B275D">
        <w:tc>
          <w:tcPr>
            <w:tcW w:w="4021" w:type="pct"/>
          </w:tcPr>
          <w:p w14:paraId="63D38B8B" w14:textId="77777777" w:rsidR="00A34CF5" w:rsidRPr="00173605" w:rsidRDefault="00A34CF5" w:rsidP="000B275D">
            <w:pPr>
              <w:rPr>
                <w:bCs/>
                <w:sz w:val="22"/>
                <w:szCs w:val="22"/>
              </w:rPr>
            </w:pPr>
            <w:permStart w:id="1814318424" w:edGrp="everyone" w:colFirst="1" w:colLast="1"/>
            <w:r>
              <w:rPr>
                <w:bCs/>
                <w:sz w:val="22"/>
                <w:szCs w:val="22"/>
              </w:rPr>
              <w:t>Название пакета</w:t>
            </w:r>
          </w:p>
        </w:tc>
        <w:tc>
          <w:tcPr>
            <w:tcW w:w="979" w:type="pct"/>
          </w:tcPr>
          <w:p w14:paraId="459D46E3" w14:textId="30A8C3A9" w:rsidR="00A34CF5" w:rsidRPr="00173605" w:rsidRDefault="006E097D" w:rsidP="000B275D">
            <w:pPr>
              <w:rPr>
                <w:bCs/>
                <w:sz w:val="22"/>
                <w:szCs w:val="22"/>
              </w:rPr>
            </w:pPr>
            <w:r>
              <w:rPr>
                <w:bCs/>
                <w:sz w:val="22"/>
                <w:szCs w:val="22"/>
              </w:rPr>
              <w:t xml:space="preserve">Пакет </w:t>
            </w:r>
            <w:r w:rsidR="00A34CF5" w:rsidRPr="00CD22F0">
              <w:rPr>
                <w:bCs/>
                <w:i/>
                <w:sz w:val="22"/>
                <w:szCs w:val="22"/>
                <w:highlight w:val="yellow"/>
              </w:rPr>
              <w:t>укажите</w:t>
            </w:r>
          </w:p>
        </w:tc>
      </w:tr>
      <w:tr w:rsidR="00A34CF5" w:rsidRPr="00173605" w14:paraId="6CE2CCCF" w14:textId="77777777" w:rsidTr="000B275D">
        <w:tc>
          <w:tcPr>
            <w:tcW w:w="4021" w:type="pct"/>
          </w:tcPr>
          <w:p w14:paraId="6DAAB01C" w14:textId="77777777" w:rsidR="00A34CF5" w:rsidRPr="00173605" w:rsidRDefault="00A34CF5" w:rsidP="000B275D">
            <w:pPr>
              <w:rPr>
                <w:bCs/>
                <w:sz w:val="22"/>
                <w:szCs w:val="22"/>
              </w:rPr>
            </w:pPr>
            <w:permStart w:id="1820291956" w:edGrp="everyone" w:colFirst="1" w:colLast="1"/>
            <w:permEnd w:id="1814318424"/>
            <w:r>
              <w:rPr>
                <w:bCs/>
                <w:sz w:val="22"/>
                <w:szCs w:val="22"/>
              </w:rPr>
              <w:t>Ежемесячная</w:t>
            </w:r>
            <w:r w:rsidRPr="00173605">
              <w:rPr>
                <w:bCs/>
                <w:sz w:val="22"/>
                <w:szCs w:val="22"/>
              </w:rPr>
              <w:t xml:space="preserve"> плата за Услугу в месяц</w:t>
            </w:r>
            <w:r>
              <w:rPr>
                <w:bCs/>
                <w:sz w:val="22"/>
                <w:szCs w:val="22"/>
              </w:rPr>
              <w:t>*, тенге с НДС в месяц</w:t>
            </w:r>
          </w:p>
        </w:tc>
        <w:tc>
          <w:tcPr>
            <w:tcW w:w="979" w:type="pct"/>
          </w:tcPr>
          <w:p w14:paraId="4833236C" w14:textId="77777777" w:rsidR="00A34CF5" w:rsidRPr="00CD22F0" w:rsidRDefault="00A34CF5" w:rsidP="000B275D">
            <w:pPr>
              <w:rPr>
                <w:bCs/>
                <w:i/>
                <w:sz w:val="22"/>
                <w:szCs w:val="22"/>
              </w:rPr>
            </w:pPr>
            <w:r w:rsidRPr="00CD22F0">
              <w:rPr>
                <w:bCs/>
                <w:i/>
                <w:sz w:val="22"/>
                <w:szCs w:val="22"/>
                <w:highlight w:val="yellow"/>
              </w:rPr>
              <w:t>укажите</w:t>
            </w:r>
          </w:p>
        </w:tc>
      </w:tr>
      <w:tr w:rsidR="00A34CF5" w:rsidRPr="00173605" w14:paraId="01001672" w14:textId="77777777" w:rsidTr="000B275D">
        <w:tc>
          <w:tcPr>
            <w:tcW w:w="4021" w:type="pct"/>
          </w:tcPr>
          <w:p w14:paraId="53D81497" w14:textId="77777777" w:rsidR="00A34CF5" w:rsidRPr="00173605" w:rsidRDefault="00A34CF5" w:rsidP="000B275D">
            <w:pPr>
              <w:rPr>
                <w:bCs/>
                <w:sz w:val="22"/>
                <w:szCs w:val="22"/>
              </w:rPr>
            </w:pPr>
            <w:permStart w:id="583929910" w:edGrp="everyone" w:colFirst="1" w:colLast="1"/>
            <w:permEnd w:id="1820291956"/>
            <w:r>
              <w:rPr>
                <w:bCs/>
                <w:sz w:val="22"/>
                <w:szCs w:val="22"/>
              </w:rPr>
              <w:t>- включено виртуальных номеров</w:t>
            </w:r>
          </w:p>
        </w:tc>
        <w:tc>
          <w:tcPr>
            <w:tcW w:w="979" w:type="pct"/>
          </w:tcPr>
          <w:p w14:paraId="239AB435" w14:textId="5FEE7C56" w:rsidR="00A34CF5" w:rsidRPr="00173605" w:rsidRDefault="006E097D" w:rsidP="000B275D">
            <w:pPr>
              <w:rPr>
                <w:bCs/>
                <w:sz w:val="22"/>
                <w:szCs w:val="22"/>
              </w:rPr>
            </w:pPr>
            <w:r w:rsidRPr="00CD22F0">
              <w:rPr>
                <w:bCs/>
                <w:i/>
                <w:sz w:val="22"/>
                <w:szCs w:val="22"/>
                <w:highlight w:val="yellow"/>
              </w:rPr>
              <w:t>У</w:t>
            </w:r>
            <w:r w:rsidR="00A34CF5" w:rsidRPr="00CD22F0">
              <w:rPr>
                <w:bCs/>
                <w:i/>
                <w:sz w:val="22"/>
                <w:szCs w:val="22"/>
                <w:highlight w:val="yellow"/>
              </w:rPr>
              <w:t>кажите</w:t>
            </w:r>
            <w:r>
              <w:rPr>
                <w:bCs/>
                <w:i/>
                <w:sz w:val="22"/>
                <w:szCs w:val="22"/>
              </w:rPr>
              <w:t xml:space="preserve"> по пакету</w:t>
            </w:r>
          </w:p>
        </w:tc>
      </w:tr>
      <w:tr w:rsidR="00A34CF5" w:rsidRPr="00173605" w14:paraId="33ADDFE6" w14:textId="77777777" w:rsidTr="000B275D">
        <w:tc>
          <w:tcPr>
            <w:tcW w:w="4021" w:type="pct"/>
          </w:tcPr>
          <w:p w14:paraId="7B69C7EF" w14:textId="0167F53B" w:rsidR="00A34CF5" w:rsidRPr="00173605" w:rsidRDefault="00A34CF5" w:rsidP="000B275D">
            <w:pPr>
              <w:rPr>
                <w:bCs/>
                <w:sz w:val="22"/>
                <w:szCs w:val="22"/>
              </w:rPr>
            </w:pPr>
            <w:permStart w:id="700542417" w:edGrp="everyone" w:colFirst="1" w:colLast="1"/>
            <w:permEnd w:id="583929910"/>
            <w:r>
              <w:rPr>
                <w:color w:val="000000"/>
                <w:sz w:val="22"/>
                <w:szCs w:val="22"/>
              </w:rPr>
              <w:t xml:space="preserve">- включено </w:t>
            </w:r>
            <w:r w:rsidRPr="00173605">
              <w:rPr>
                <w:color w:val="000000"/>
                <w:sz w:val="22"/>
                <w:szCs w:val="22"/>
              </w:rPr>
              <w:t>пользователей (внут</w:t>
            </w:r>
            <w:r w:rsidR="008D6D7B">
              <w:rPr>
                <w:color w:val="000000"/>
                <w:sz w:val="22"/>
                <w:szCs w:val="22"/>
              </w:rPr>
              <w:t>ренних</w:t>
            </w:r>
            <w:r w:rsidRPr="00173605">
              <w:rPr>
                <w:color w:val="000000"/>
                <w:sz w:val="22"/>
                <w:szCs w:val="22"/>
              </w:rPr>
              <w:t xml:space="preserve"> номер</w:t>
            </w:r>
            <w:r>
              <w:rPr>
                <w:color w:val="000000"/>
                <w:sz w:val="22"/>
                <w:szCs w:val="22"/>
              </w:rPr>
              <w:t>ов)</w:t>
            </w:r>
          </w:p>
        </w:tc>
        <w:tc>
          <w:tcPr>
            <w:tcW w:w="979" w:type="pct"/>
          </w:tcPr>
          <w:p w14:paraId="242828B1" w14:textId="3BE6AA1F" w:rsidR="00A34CF5" w:rsidRPr="00173605" w:rsidRDefault="006E097D" w:rsidP="000B275D">
            <w:pPr>
              <w:rPr>
                <w:bCs/>
                <w:sz w:val="22"/>
                <w:szCs w:val="22"/>
              </w:rPr>
            </w:pPr>
            <w:r w:rsidRPr="00CD22F0">
              <w:rPr>
                <w:bCs/>
                <w:i/>
                <w:sz w:val="22"/>
                <w:szCs w:val="22"/>
                <w:highlight w:val="yellow"/>
              </w:rPr>
              <w:t>У</w:t>
            </w:r>
            <w:r w:rsidR="00A34CF5" w:rsidRPr="00CD22F0">
              <w:rPr>
                <w:bCs/>
                <w:i/>
                <w:sz w:val="22"/>
                <w:szCs w:val="22"/>
                <w:highlight w:val="yellow"/>
              </w:rPr>
              <w:t>кажите</w:t>
            </w:r>
            <w:r>
              <w:rPr>
                <w:bCs/>
                <w:i/>
                <w:sz w:val="22"/>
                <w:szCs w:val="22"/>
              </w:rPr>
              <w:t xml:space="preserve"> по пакету</w:t>
            </w:r>
          </w:p>
        </w:tc>
      </w:tr>
      <w:permEnd w:id="700542417"/>
      <w:tr w:rsidR="00A34CF5" w:rsidRPr="00173605" w14:paraId="50D06E00" w14:textId="77777777" w:rsidTr="000B275D">
        <w:tc>
          <w:tcPr>
            <w:tcW w:w="4021" w:type="pct"/>
          </w:tcPr>
          <w:p w14:paraId="30734CFA" w14:textId="77777777" w:rsidR="00A34CF5" w:rsidRPr="00173605" w:rsidRDefault="00A34CF5" w:rsidP="000B275D">
            <w:pPr>
              <w:rPr>
                <w:bCs/>
                <w:sz w:val="22"/>
                <w:szCs w:val="22"/>
              </w:rPr>
            </w:pPr>
            <w:r>
              <w:rPr>
                <w:bCs/>
                <w:sz w:val="22"/>
                <w:szCs w:val="22"/>
              </w:rPr>
              <w:t>Ежемесячная плата</w:t>
            </w:r>
            <w:r w:rsidRPr="00230B9E">
              <w:rPr>
                <w:bCs/>
                <w:sz w:val="22"/>
                <w:szCs w:val="22"/>
              </w:rPr>
              <w:t xml:space="preserve"> за подключение каждого допо</w:t>
            </w:r>
            <w:r>
              <w:rPr>
                <w:bCs/>
                <w:sz w:val="22"/>
                <w:szCs w:val="22"/>
              </w:rPr>
              <w:t>лнительного виртуального номера</w:t>
            </w:r>
            <w:r w:rsidRPr="00230B9E">
              <w:rPr>
                <w:bCs/>
                <w:sz w:val="22"/>
                <w:szCs w:val="22"/>
              </w:rPr>
              <w:t>, тенге с НДС*</w:t>
            </w:r>
          </w:p>
        </w:tc>
        <w:tc>
          <w:tcPr>
            <w:tcW w:w="979" w:type="pct"/>
          </w:tcPr>
          <w:p w14:paraId="525CE52A" w14:textId="77777777" w:rsidR="00A34CF5" w:rsidRPr="006C6675" w:rsidRDefault="00A34CF5" w:rsidP="000B275D">
            <w:pPr>
              <w:rPr>
                <w:bCs/>
                <w:sz w:val="22"/>
                <w:szCs w:val="22"/>
              </w:rPr>
            </w:pPr>
            <w:r w:rsidRPr="006C6675">
              <w:rPr>
                <w:bCs/>
                <w:sz w:val="22"/>
                <w:szCs w:val="22"/>
              </w:rPr>
              <w:t>1</w:t>
            </w:r>
            <w:r>
              <w:rPr>
                <w:bCs/>
                <w:sz w:val="22"/>
                <w:szCs w:val="22"/>
              </w:rPr>
              <w:t xml:space="preserve"> </w:t>
            </w:r>
            <w:r w:rsidRPr="006C6675">
              <w:rPr>
                <w:bCs/>
                <w:sz w:val="22"/>
                <w:szCs w:val="22"/>
              </w:rPr>
              <w:t>000</w:t>
            </w:r>
          </w:p>
        </w:tc>
      </w:tr>
      <w:tr w:rsidR="00A34CF5" w:rsidRPr="00173605" w14:paraId="6C3562C5" w14:textId="77777777" w:rsidTr="000B275D">
        <w:tc>
          <w:tcPr>
            <w:tcW w:w="4021" w:type="pct"/>
          </w:tcPr>
          <w:p w14:paraId="6718C57F" w14:textId="77777777" w:rsidR="00A34CF5" w:rsidRPr="00230B9E" w:rsidRDefault="00A34CF5" w:rsidP="000B275D">
            <w:pPr>
              <w:rPr>
                <w:bCs/>
                <w:sz w:val="22"/>
                <w:szCs w:val="22"/>
              </w:rPr>
            </w:pPr>
            <w:r>
              <w:rPr>
                <w:bCs/>
                <w:sz w:val="22"/>
                <w:szCs w:val="22"/>
              </w:rPr>
              <w:t>Ежемесячная п</w:t>
            </w:r>
            <w:r w:rsidRPr="00230B9E">
              <w:rPr>
                <w:bCs/>
                <w:sz w:val="22"/>
                <w:szCs w:val="22"/>
              </w:rPr>
              <w:t>лата за каждого дополнительно</w:t>
            </w:r>
            <w:r>
              <w:rPr>
                <w:bCs/>
                <w:sz w:val="22"/>
                <w:szCs w:val="22"/>
              </w:rPr>
              <w:t>го пользователя</w:t>
            </w:r>
            <w:r w:rsidRPr="00230B9E">
              <w:rPr>
                <w:bCs/>
                <w:sz w:val="22"/>
                <w:szCs w:val="22"/>
              </w:rPr>
              <w:t>, тенге с НДС*</w:t>
            </w:r>
          </w:p>
        </w:tc>
        <w:tc>
          <w:tcPr>
            <w:tcW w:w="979" w:type="pct"/>
          </w:tcPr>
          <w:p w14:paraId="3C5D8EA0" w14:textId="77777777" w:rsidR="00A34CF5" w:rsidRPr="006C6675" w:rsidRDefault="00A34CF5" w:rsidP="000B275D">
            <w:pPr>
              <w:rPr>
                <w:bCs/>
                <w:sz w:val="22"/>
                <w:szCs w:val="22"/>
              </w:rPr>
            </w:pPr>
            <w:r w:rsidRPr="006C6675">
              <w:rPr>
                <w:bCs/>
                <w:sz w:val="22"/>
                <w:szCs w:val="22"/>
              </w:rPr>
              <w:t>1</w:t>
            </w:r>
            <w:r>
              <w:rPr>
                <w:bCs/>
                <w:sz w:val="22"/>
                <w:szCs w:val="22"/>
              </w:rPr>
              <w:t xml:space="preserve"> </w:t>
            </w:r>
            <w:r w:rsidRPr="006C6675">
              <w:rPr>
                <w:bCs/>
                <w:sz w:val="22"/>
                <w:szCs w:val="22"/>
              </w:rPr>
              <w:t>000</w:t>
            </w:r>
          </w:p>
        </w:tc>
      </w:tr>
    </w:tbl>
    <w:p w14:paraId="571B06D1" w14:textId="77777777" w:rsidR="00A34CF5" w:rsidRPr="00C1756B" w:rsidRDefault="00A34CF5" w:rsidP="00A34CF5">
      <w:pPr>
        <w:ind w:left="60"/>
        <w:rPr>
          <w:bCs/>
          <w:sz w:val="16"/>
          <w:szCs w:val="16"/>
        </w:rPr>
      </w:pPr>
      <w:r w:rsidRPr="00C1756B">
        <w:rPr>
          <w:bCs/>
          <w:sz w:val="16"/>
          <w:szCs w:val="16"/>
        </w:rPr>
        <w:t>*Абонентская плата по Услуге за месяц, в котором было подключение Услуги, начисляется Компанией пропорционально количеству дней, оставшихся до конца календарного месяца, включая день подключения, а затем 1-го числа каждого месяца в полном размере.</w:t>
      </w:r>
    </w:p>
    <w:p w14:paraId="42E16574" w14:textId="77777777" w:rsidR="00A34CF5" w:rsidRPr="00C1756B" w:rsidRDefault="00A34CF5" w:rsidP="00A34CF5">
      <w:pPr>
        <w:ind w:left="60"/>
        <w:rPr>
          <w:bCs/>
          <w:sz w:val="16"/>
          <w:szCs w:val="16"/>
        </w:rPr>
      </w:pPr>
      <w:r w:rsidRPr="000D4DCB">
        <w:rPr>
          <w:bCs/>
          <w:sz w:val="16"/>
          <w:szCs w:val="16"/>
        </w:rPr>
        <w:t>**Общее количество сессий предоставляется из расчета один Пользователь 2 сессии (единовременных звонка)</w:t>
      </w:r>
    </w:p>
    <w:p w14:paraId="5BFDF1B3" w14:textId="77777777" w:rsidR="00A34CF5" w:rsidRDefault="00A34CF5" w:rsidP="00A34CF5">
      <w:pPr>
        <w:ind w:left="60"/>
        <w:rPr>
          <w:b/>
          <w:bCs/>
          <w:sz w:val="22"/>
          <w:szCs w:val="22"/>
        </w:rPr>
      </w:pPr>
    </w:p>
    <w:p w14:paraId="382E42B5" w14:textId="62023308" w:rsidR="00A34CF5" w:rsidRPr="00C95FF9" w:rsidRDefault="00A34CF5" w:rsidP="00A34CF5">
      <w:pPr>
        <w:pStyle w:val="ae"/>
        <w:widowControl w:val="0"/>
        <w:numPr>
          <w:ilvl w:val="0"/>
          <w:numId w:val="6"/>
        </w:numPr>
        <w:autoSpaceDE w:val="0"/>
        <w:autoSpaceDN w:val="0"/>
        <w:adjustRightInd w:val="0"/>
        <w:rPr>
          <w:b/>
          <w:bCs/>
          <w:sz w:val="22"/>
          <w:szCs w:val="22"/>
        </w:rPr>
      </w:pPr>
      <w:r w:rsidRPr="00C95FF9">
        <w:rPr>
          <w:b/>
          <w:bCs/>
          <w:sz w:val="22"/>
          <w:szCs w:val="22"/>
        </w:rPr>
        <w:t>Тарифный план</w:t>
      </w:r>
      <w:r>
        <w:rPr>
          <w:b/>
          <w:bCs/>
          <w:sz w:val="22"/>
          <w:szCs w:val="22"/>
        </w:rPr>
        <w:t xml:space="preserve"> при совершении исходящих звонков</w:t>
      </w:r>
      <w:r w:rsidR="008D6D7B">
        <w:rPr>
          <w:b/>
          <w:bCs/>
          <w:sz w:val="22"/>
          <w:szCs w:val="22"/>
        </w:rPr>
        <w:t xml:space="preserve"> и </w:t>
      </w:r>
      <w:r>
        <w:rPr>
          <w:b/>
          <w:bCs/>
          <w:sz w:val="22"/>
          <w:szCs w:val="22"/>
        </w:rPr>
        <w:t>-переадресации с виртуальных номеров</w:t>
      </w:r>
    </w:p>
    <w:tbl>
      <w:tblPr>
        <w:tblStyle w:val="a3"/>
        <w:tblW w:w="5000" w:type="pct"/>
        <w:tblLook w:val="04A0" w:firstRow="1" w:lastRow="0" w:firstColumn="1" w:lastColumn="0" w:noHBand="0" w:noVBand="1"/>
      </w:tblPr>
      <w:tblGrid>
        <w:gridCol w:w="8314"/>
        <w:gridCol w:w="2024"/>
      </w:tblGrid>
      <w:tr w:rsidR="00A34CF5" w:rsidRPr="00173605" w14:paraId="2B70C4DD" w14:textId="77777777" w:rsidTr="000B275D">
        <w:tc>
          <w:tcPr>
            <w:tcW w:w="4021" w:type="pct"/>
            <w:vAlign w:val="center"/>
          </w:tcPr>
          <w:p w14:paraId="61C1FC0F" w14:textId="77777777" w:rsidR="00A34CF5" w:rsidRPr="00623C4A" w:rsidRDefault="00A34CF5" w:rsidP="000B275D">
            <w:pPr>
              <w:spacing w:before="100" w:beforeAutospacing="1" w:after="100" w:afterAutospacing="1"/>
              <w:rPr>
                <w:color w:val="000000" w:themeColor="text1"/>
                <w:sz w:val="22"/>
                <w:szCs w:val="22"/>
              </w:rPr>
            </w:pPr>
            <w:permStart w:id="1902515006" w:edGrp="everyone" w:colFirst="1" w:colLast="1"/>
            <w:r w:rsidRPr="00230B9E">
              <w:rPr>
                <w:color w:val="000000" w:themeColor="text1"/>
                <w:sz w:val="22"/>
                <w:szCs w:val="22"/>
                <w:lang w:val="en-US"/>
              </w:rPr>
              <w:t>Название тарифного плана</w:t>
            </w:r>
          </w:p>
        </w:tc>
        <w:tc>
          <w:tcPr>
            <w:tcW w:w="979" w:type="pct"/>
          </w:tcPr>
          <w:p w14:paraId="69EFB146" w14:textId="77777777" w:rsidR="00A34CF5" w:rsidRPr="00173605" w:rsidRDefault="00A34CF5" w:rsidP="000B275D">
            <w:pPr>
              <w:rPr>
                <w:bCs/>
                <w:sz w:val="22"/>
                <w:szCs w:val="22"/>
              </w:rPr>
            </w:pPr>
            <w:r>
              <w:rPr>
                <w:bCs/>
                <w:sz w:val="22"/>
                <w:szCs w:val="22"/>
              </w:rPr>
              <w:t xml:space="preserve">Виртуальный </w:t>
            </w:r>
            <w:r w:rsidRPr="00CD22F0">
              <w:rPr>
                <w:bCs/>
                <w:i/>
                <w:sz w:val="22"/>
                <w:szCs w:val="22"/>
                <w:highlight w:val="yellow"/>
              </w:rPr>
              <w:t>укажите</w:t>
            </w:r>
          </w:p>
        </w:tc>
      </w:tr>
      <w:tr w:rsidR="00A34CF5" w:rsidRPr="00173605" w14:paraId="6B41A126" w14:textId="77777777" w:rsidTr="000B275D">
        <w:tc>
          <w:tcPr>
            <w:tcW w:w="4021" w:type="pct"/>
            <w:vAlign w:val="center"/>
          </w:tcPr>
          <w:p w14:paraId="203D247C" w14:textId="77777777" w:rsidR="00A34CF5" w:rsidRPr="00230B9E" w:rsidRDefault="00A34CF5" w:rsidP="000B275D">
            <w:pPr>
              <w:spacing w:before="100" w:beforeAutospacing="1" w:after="100" w:afterAutospacing="1"/>
              <w:rPr>
                <w:color w:val="000000" w:themeColor="text1"/>
                <w:sz w:val="22"/>
                <w:szCs w:val="22"/>
              </w:rPr>
            </w:pPr>
            <w:permStart w:id="1745231465" w:edGrp="everyone" w:colFirst="1" w:colLast="1"/>
            <w:permEnd w:id="1902515006"/>
            <w:r w:rsidRPr="00173605">
              <w:rPr>
                <w:bCs/>
                <w:sz w:val="22"/>
                <w:szCs w:val="22"/>
              </w:rPr>
              <w:t xml:space="preserve">Абонентская плата за </w:t>
            </w:r>
            <w:r>
              <w:rPr>
                <w:bCs/>
                <w:sz w:val="22"/>
                <w:szCs w:val="22"/>
              </w:rPr>
              <w:t>бонусный пакет минут</w:t>
            </w:r>
            <w:r w:rsidRPr="00173605">
              <w:rPr>
                <w:bCs/>
                <w:sz w:val="22"/>
                <w:szCs w:val="22"/>
              </w:rPr>
              <w:t xml:space="preserve"> в месяц</w:t>
            </w:r>
            <w:r>
              <w:rPr>
                <w:bCs/>
                <w:sz w:val="22"/>
                <w:szCs w:val="22"/>
              </w:rPr>
              <w:t>, тенге с НДС в месяц*</w:t>
            </w:r>
          </w:p>
        </w:tc>
        <w:tc>
          <w:tcPr>
            <w:tcW w:w="979" w:type="pct"/>
          </w:tcPr>
          <w:p w14:paraId="64AD667C" w14:textId="77777777" w:rsidR="00A34CF5" w:rsidRPr="00173605" w:rsidRDefault="00A34CF5" w:rsidP="000B275D">
            <w:pPr>
              <w:rPr>
                <w:bCs/>
                <w:sz w:val="22"/>
                <w:szCs w:val="22"/>
              </w:rPr>
            </w:pPr>
            <w:r w:rsidRPr="00CD22F0">
              <w:rPr>
                <w:bCs/>
                <w:i/>
                <w:sz w:val="22"/>
                <w:szCs w:val="22"/>
                <w:highlight w:val="yellow"/>
              </w:rPr>
              <w:t>укажите</w:t>
            </w:r>
          </w:p>
        </w:tc>
      </w:tr>
      <w:tr w:rsidR="00A34CF5" w:rsidRPr="00173605" w14:paraId="676C65E9" w14:textId="77777777" w:rsidTr="000B275D">
        <w:tc>
          <w:tcPr>
            <w:tcW w:w="4021" w:type="pct"/>
            <w:vAlign w:val="center"/>
          </w:tcPr>
          <w:p w14:paraId="4FD0238B" w14:textId="77777777" w:rsidR="00A34CF5" w:rsidRPr="00230B9E" w:rsidRDefault="00A34CF5" w:rsidP="000B275D">
            <w:pPr>
              <w:spacing w:before="100" w:beforeAutospacing="1" w:after="100" w:afterAutospacing="1"/>
              <w:rPr>
                <w:color w:val="000000" w:themeColor="text1"/>
                <w:sz w:val="22"/>
                <w:szCs w:val="22"/>
              </w:rPr>
            </w:pPr>
            <w:permStart w:id="1599933215" w:edGrp="everyone" w:colFirst="1" w:colLast="1"/>
            <w:permEnd w:id="1745231465"/>
            <w:r w:rsidRPr="00230B9E">
              <w:rPr>
                <w:color w:val="000000" w:themeColor="text1"/>
                <w:sz w:val="22"/>
                <w:szCs w:val="22"/>
              </w:rPr>
              <w:t>Ежемесячный пакет минут для звонков на номера всех сотовых операторов по Казахстану**</w:t>
            </w:r>
          </w:p>
        </w:tc>
        <w:tc>
          <w:tcPr>
            <w:tcW w:w="979" w:type="pct"/>
          </w:tcPr>
          <w:p w14:paraId="7EF06555" w14:textId="77777777" w:rsidR="00A34CF5" w:rsidRPr="00173605" w:rsidRDefault="00A34CF5" w:rsidP="000B275D">
            <w:pPr>
              <w:rPr>
                <w:bCs/>
                <w:sz w:val="22"/>
                <w:szCs w:val="22"/>
              </w:rPr>
            </w:pPr>
            <w:r w:rsidRPr="00CD22F0">
              <w:rPr>
                <w:bCs/>
                <w:i/>
                <w:sz w:val="22"/>
                <w:szCs w:val="22"/>
                <w:highlight w:val="yellow"/>
              </w:rPr>
              <w:t>укажите</w:t>
            </w:r>
          </w:p>
        </w:tc>
      </w:tr>
      <w:permEnd w:id="1599933215"/>
      <w:tr w:rsidR="00A34CF5" w:rsidRPr="00173605" w14:paraId="3DA977B1" w14:textId="77777777" w:rsidTr="000B275D">
        <w:tc>
          <w:tcPr>
            <w:tcW w:w="4021" w:type="pct"/>
            <w:vAlign w:val="center"/>
          </w:tcPr>
          <w:p w14:paraId="448E9B8C" w14:textId="77777777" w:rsidR="00A34CF5" w:rsidRPr="00230B9E" w:rsidRDefault="00A34CF5" w:rsidP="000B275D">
            <w:pPr>
              <w:spacing w:before="100" w:beforeAutospacing="1" w:after="100" w:afterAutospacing="1"/>
              <w:rPr>
                <w:color w:val="000000" w:themeColor="text1"/>
                <w:sz w:val="22"/>
                <w:szCs w:val="22"/>
              </w:rPr>
            </w:pPr>
            <w:r w:rsidRPr="00230B9E">
              <w:rPr>
                <w:color w:val="000000" w:themeColor="text1"/>
                <w:sz w:val="22"/>
                <w:szCs w:val="22"/>
              </w:rPr>
              <w:t>Внутри виртуальной АТС (на внутренние номера) и внутри корпоративной группы, за 1 минуту</w:t>
            </w:r>
          </w:p>
        </w:tc>
        <w:tc>
          <w:tcPr>
            <w:tcW w:w="979" w:type="pct"/>
          </w:tcPr>
          <w:p w14:paraId="2DF22606" w14:textId="77777777" w:rsidR="00A34CF5" w:rsidRPr="008125D8" w:rsidRDefault="00A34CF5" w:rsidP="000B275D">
            <w:pPr>
              <w:rPr>
                <w:bCs/>
                <w:sz w:val="22"/>
                <w:szCs w:val="22"/>
              </w:rPr>
            </w:pPr>
            <w:r w:rsidRPr="008125D8">
              <w:rPr>
                <w:bCs/>
                <w:sz w:val="22"/>
                <w:szCs w:val="22"/>
              </w:rPr>
              <w:t>0</w:t>
            </w:r>
          </w:p>
        </w:tc>
      </w:tr>
      <w:tr w:rsidR="00A34CF5" w:rsidRPr="00173605" w14:paraId="74BA8D45" w14:textId="77777777" w:rsidTr="000B275D">
        <w:tc>
          <w:tcPr>
            <w:tcW w:w="4021" w:type="pct"/>
            <w:vAlign w:val="center"/>
          </w:tcPr>
          <w:p w14:paraId="29618E07" w14:textId="1BEC5937" w:rsidR="00A34CF5" w:rsidRPr="00230B9E" w:rsidRDefault="00A34CF5" w:rsidP="000B275D">
            <w:pPr>
              <w:spacing w:before="100" w:beforeAutospacing="1" w:after="100" w:afterAutospacing="1"/>
              <w:rPr>
                <w:color w:val="000000" w:themeColor="text1"/>
                <w:sz w:val="22"/>
                <w:szCs w:val="22"/>
              </w:rPr>
            </w:pPr>
            <w:r w:rsidRPr="00230B9E">
              <w:rPr>
                <w:color w:val="000000" w:themeColor="text1"/>
                <w:sz w:val="22"/>
                <w:szCs w:val="22"/>
              </w:rPr>
              <w:t xml:space="preserve">Внутри сети </w:t>
            </w:r>
            <w:r w:rsidRPr="00230B9E">
              <w:rPr>
                <w:color w:val="000000" w:themeColor="text1"/>
                <w:sz w:val="22"/>
                <w:szCs w:val="22"/>
                <w:lang w:val="en-US"/>
              </w:rPr>
              <w:t>Kcell</w:t>
            </w:r>
            <w:r w:rsidRPr="00230B9E">
              <w:rPr>
                <w:color w:val="000000" w:themeColor="text1"/>
                <w:sz w:val="22"/>
                <w:szCs w:val="22"/>
              </w:rPr>
              <w:t xml:space="preserve">, </w:t>
            </w:r>
            <w:r w:rsidR="001657CD">
              <w:rPr>
                <w:color w:val="000000" w:themeColor="text1"/>
                <w:sz w:val="22"/>
                <w:szCs w:val="22"/>
              </w:rPr>
              <w:t>а</w:t>
            </w:r>
            <w:r w:rsidRPr="00230B9E">
              <w:rPr>
                <w:color w:val="000000" w:themeColor="text1"/>
                <w:sz w:val="22"/>
                <w:szCs w:val="22"/>
                <w:lang w:val="en-US"/>
              </w:rPr>
              <w:t>ctiv</w:t>
            </w:r>
            <w:r w:rsidRPr="00230B9E">
              <w:rPr>
                <w:color w:val="000000" w:themeColor="text1"/>
                <w:sz w:val="22"/>
                <w:szCs w:val="22"/>
              </w:rPr>
              <w:t>, за 1 минуту</w:t>
            </w:r>
          </w:p>
        </w:tc>
        <w:tc>
          <w:tcPr>
            <w:tcW w:w="979" w:type="pct"/>
          </w:tcPr>
          <w:p w14:paraId="1E927C62" w14:textId="77777777" w:rsidR="00A34CF5" w:rsidRPr="00173605" w:rsidRDefault="00A34CF5" w:rsidP="000B275D">
            <w:pPr>
              <w:rPr>
                <w:bCs/>
                <w:sz w:val="22"/>
                <w:szCs w:val="22"/>
              </w:rPr>
            </w:pPr>
            <w:r>
              <w:rPr>
                <w:bCs/>
                <w:sz w:val="22"/>
                <w:szCs w:val="22"/>
              </w:rPr>
              <w:t>11</w:t>
            </w:r>
          </w:p>
        </w:tc>
      </w:tr>
      <w:tr w:rsidR="00A34CF5" w:rsidRPr="00173605" w14:paraId="733A2893" w14:textId="77777777" w:rsidTr="000B275D">
        <w:tc>
          <w:tcPr>
            <w:tcW w:w="4021" w:type="pct"/>
            <w:vAlign w:val="center"/>
          </w:tcPr>
          <w:p w14:paraId="33CA8FD2" w14:textId="77777777" w:rsidR="00A34CF5" w:rsidRPr="00230B9E" w:rsidRDefault="00A34CF5" w:rsidP="000B275D">
            <w:pPr>
              <w:spacing w:before="100" w:beforeAutospacing="1" w:after="100" w:afterAutospacing="1"/>
              <w:rPr>
                <w:color w:val="000000" w:themeColor="text1"/>
                <w:sz w:val="22"/>
                <w:szCs w:val="22"/>
              </w:rPr>
            </w:pPr>
            <w:r w:rsidRPr="00230B9E">
              <w:rPr>
                <w:color w:val="000000" w:themeColor="text1"/>
                <w:sz w:val="22"/>
                <w:szCs w:val="22"/>
              </w:rPr>
              <w:t xml:space="preserve">На других </w:t>
            </w:r>
            <w:r>
              <w:rPr>
                <w:color w:val="000000" w:themeColor="text1"/>
                <w:sz w:val="22"/>
                <w:szCs w:val="22"/>
              </w:rPr>
              <w:t xml:space="preserve">сотовых </w:t>
            </w:r>
            <w:r w:rsidRPr="00230B9E">
              <w:rPr>
                <w:color w:val="000000" w:themeColor="text1"/>
                <w:sz w:val="22"/>
                <w:szCs w:val="22"/>
              </w:rPr>
              <w:t>операторов РК, за 1 минуту</w:t>
            </w:r>
          </w:p>
        </w:tc>
        <w:tc>
          <w:tcPr>
            <w:tcW w:w="979" w:type="pct"/>
          </w:tcPr>
          <w:p w14:paraId="7CFC3996" w14:textId="77777777" w:rsidR="00A34CF5" w:rsidRPr="00173605" w:rsidRDefault="00A34CF5" w:rsidP="000B275D">
            <w:pPr>
              <w:rPr>
                <w:bCs/>
                <w:sz w:val="22"/>
                <w:szCs w:val="22"/>
              </w:rPr>
            </w:pPr>
            <w:r>
              <w:rPr>
                <w:bCs/>
                <w:sz w:val="22"/>
                <w:szCs w:val="22"/>
              </w:rPr>
              <w:t>11</w:t>
            </w:r>
          </w:p>
        </w:tc>
      </w:tr>
      <w:tr w:rsidR="00A34CF5" w:rsidRPr="00173605" w14:paraId="79FA56AE" w14:textId="77777777" w:rsidTr="000B275D">
        <w:tc>
          <w:tcPr>
            <w:tcW w:w="4021" w:type="pct"/>
            <w:vAlign w:val="center"/>
          </w:tcPr>
          <w:p w14:paraId="19337DA0" w14:textId="77777777" w:rsidR="00A34CF5" w:rsidRPr="00230B9E" w:rsidRDefault="00A34CF5" w:rsidP="000B275D">
            <w:pPr>
              <w:spacing w:before="100" w:beforeAutospacing="1" w:after="100" w:afterAutospacing="1"/>
              <w:rPr>
                <w:color w:val="000000" w:themeColor="text1"/>
                <w:sz w:val="22"/>
                <w:szCs w:val="22"/>
              </w:rPr>
            </w:pPr>
            <w:r w:rsidRPr="00230B9E">
              <w:rPr>
                <w:color w:val="000000" w:themeColor="text1"/>
                <w:sz w:val="22"/>
                <w:szCs w:val="22"/>
              </w:rPr>
              <w:t>На городские номера РК, за 1 минуту</w:t>
            </w:r>
          </w:p>
        </w:tc>
        <w:tc>
          <w:tcPr>
            <w:tcW w:w="979" w:type="pct"/>
          </w:tcPr>
          <w:p w14:paraId="67671E17" w14:textId="71C53F18" w:rsidR="00A34CF5" w:rsidRPr="00173605" w:rsidRDefault="002C29DB" w:rsidP="000B275D">
            <w:pPr>
              <w:rPr>
                <w:bCs/>
                <w:sz w:val="22"/>
                <w:szCs w:val="22"/>
              </w:rPr>
            </w:pPr>
            <w:r>
              <w:rPr>
                <w:bCs/>
                <w:sz w:val="22"/>
                <w:szCs w:val="22"/>
              </w:rPr>
              <w:t>17</w:t>
            </w:r>
          </w:p>
        </w:tc>
      </w:tr>
      <w:tr w:rsidR="00A34CF5" w:rsidRPr="00173605" w14:paraId="2CACB932" w14:textId="77777777" w:rsidTr="000B275D">
        <w:tc>
          <w:tcPr>
            <w:tcW w:w="4021" w:type="pct"/>
            <w:vAlign w:val="center"/>
          </w:tcPr>
          <w:p w14:paraId="13DC5ADB" w14:textId="77777777" w:rsidR="00A34CF5" w:rsidRPr="00230B9E" w:rsidRDefault="00A34CF5" w:rsidP="000B275D">
            <w:pPr>
              <w:spacing w:before="100" w:beforeAutospacing="1" w:after="100" w:afterAutospacing="1"/>
              <w:rPr>
                <w:color w:val="000000" w:themeColor="text1"/>
                <w:sz w:val="22"/>
                <w:szCs w:val="22"/>
                <w:lang w:val="en-US"/>
              </w:rPr>
            </w:pPr>
            <w:r w:rsidRPr="00230B9E">
              <w:rPr>
                <w:color w:val="000000" w:themeColor="text1"/>
                <w:sz w:val="22"/>
                <w:szCs w:val="22"/>
                <w:lang w:val="en-US"/>
              </w:rPr>
              <w:t>На международные направления</w:t>
            </w:r>
          </w:p>
        </w:tc>
        <w:tc>
          <w:tcPr>
            <w:tcW w:w="979" w:type="pct"/>
          </w:tcPr>
          <w:p w14:paraId="079650F7" w14:textId="0FE60487" w:rsidR="00A34CF5" w:rsidRPr="00E7232C" w:rsidRDefault="00E7232C" w:rsidP="000B275D">
            <w:pPr>
              <w:rPr>
                <w:bCs/>
                <w:sz w:val="22"/>
                <w:szCs w:val="22"/>
              </w:rPr>
            </w:pPr>
            <w:r>
              <w:rPr>
                <w:bCs/>
                <w:sz w:val="22"/>
                <w:szCs w:val="22"/>
              </w:rPr>
              <w:t>По заявлению</w:t>
            </w:r>
          </w:p>
        </w:tc>
      </w:tr>
    </w:tbl>
    <w:p w14:paraId="7949861B" w14:textId="77777777" w:rsidR="00A34CF5" w:rsidRDefault="00A34CF5" w:rsidP="00A34CF5">
      <w:pPr>
        <w:shd w:val="clear" w:color="auto" w:fill="FFFFFF"/>
        <w:rPr>
          <w:color w:val="000000" w:themeColor="text1"/>
          <w:sz w:val="16"/>
          <w:szCs w:val="16"/>
        </w:rPr>
      </w:pPr>
      <w:r>
        <w:rPr>
          <w:color w:val="000000" w:themeColor="text1"/>
          <w:sz w:val="16"/>
          <w:szCs w:val="16"/>
        </w:rPr>
        <w:t>*</w:t>
      </w:r>
      <w:r w:rsidRPr="0021290F">
        <w:rPr>
          <w:color w:val="000000" w:themeColor="text1"/>
          <w:sz w:val="16"/>
          <w:szCs w:val="16"/>
        </w:rPr>
        <w:t xml:space="preserve">В абонентскую плату включена стоимость ежемесячного пакета минут для звонков на номера всех сотовых операторов по Казахстану, кроме звонков внутри виртуальной АТС и внутри корпоративной группы. При подключении любого из тарифных планов абонентская плата списывается пропорционально количеству дней, оставшихся до конца календарного месяца, включая день подключения и затем каждое 1-ое число месяца в полном размере. При списании абонентской платы включенный бонусный пакет минут по тарифным планам будет предоставлен в полном объеме. Тарифы указаны в тенге с учетом НДС </w:t>
      </w:r>
    </w:p>
    <w:p w14:paraId="14AABCF0" w14:textId="77777777" w:rsidR="00A34CF5" w:rsidRDefault="00A34CF5" w:rsidP="00A34CF5">
      <w:pPr>
        <w:shd w:val="clear" w:color="auto" w:fill="FFFFFF"/>
        <w:rPr>
          <w:color w:val="000000" w:themeColor="text1"/>
          <w:sz w:val="16"/>
          <w:szCs w:val="16"/>
        </w:rPr>
      </w:pPr>
      <w:r w:rsidRPr="00230B9E">
        <w:rPr>
          <w:color w:val="000000" w:themeColor="text1"/>
          <w:sz w:val="16"/>
          <w:szCs w:val="16"/>
        </w:rPr>
        <w:t>** минуты в пакете действуют в течение календарного месяца и на следующий месяц не переносятся. После исчерпания пакета минут в учетном месяце исходящие звонки на указанные направления по Казахстану тарифицируются согласно условиям Тарифного плана.</w:t>
      </w:r>
    </w:p>
    <w:p w14:paraId="13783326" w14:textId="1C843C3F" w:rsidR="00801AC1" w:rsidRPr="00801AC1" w:rsidRDefault="00801AC1" w:rsidP="00A34CF5">
      <w:pPr>
        <w:shd w:val="clear" w:color="auto" w:fill="FFFFFF"/>
        <w:rPr>
          <w:color w:val="000000" w:themeColor="text1"/>
          <w:sz w:val="16"/>
          <w:szCs w:val="16"/>
        </w:rPr>
      </w:pPr>
      <w:r w:rsidRPr="00801AC1">
        <w:rPr>
          <w:color w:val="000000" w:themeColor="text1"/>
          <w:sz w:val="16"/>
          <w:szCs w:val="16"/>
        </w:rPr>
        <w:t>*** Звонки, совершаемые от третьих лиц по переадресации на Пользователя, тарифицируются как исходящий звонок с виртуального номера согласно подключенного пакета минут. Тарификация такой переадресации осуществляется в зависимости от номера, на который производится переадресация. При совершении звонков и переадресации с Виртуальных номеров, тарификация осуществляется согласно подключенного Тарифного плана вне зависимости с какого Терминала Абонента осуществляется звонок.</w:t>
      </w:r>
    </w:p>
    <w:p w14:paraId="751EF1DD" w14:textId="77777777" w:rsidR="00A34CF5" w:rsidRPr="00F71EE1" w:rsidRDefault="00A34CF5" w:rsidP="00A34CF5">
      <w:pPr>
        <w:rPr>
          <w:b/>
          <w:bCs/>
          <w:sz w:val="22"/>
          <w:szCs w:val="22"/>
        </w:rPr>
      </w:pPr>
    </w:p>
    <w:p w14:paraId="3F31B1B5" w14:textId="77777777" w:rsidR="00A34CF5" w:rsidRPr="00E22C74" w:rsidRDefault="00A34CF5" w:rsidP="00A34CF5">
      <w:pPr>
        <w:rPr>
          <w:b/>
          <w:bCs/>
          <w:sz w:val="22"/>
          <w:szCs w:val="22"/>
        </w:rPr>
      </w:pPr>
    </w:p>
    <w:tbl>
      <w:tblPr>
        <w:tblW w:w="5000" w:type="pct"/>
        <w:jc w:val="center"/>
        <w:tblLook w:val="0000" w:firstRow="0" w:lastRow="0" w:firstColumn="0" w:lastColumn="0" w:noHBand="0" w:noVBand="0"/>
      </w:tblPr>
      <w:tblGrid>
        <w:gridCol w:w="6149"/>
        <w:gridCol w:w="4199"/>
      </w:tblGrid>
      <w:tr w:rsidR="00A34CF5" w:rsidRPr="00173605" w14:paraId="6612E17E" w14:textId="77777777" w:rsidTr="006A692E">
        <w:trPr>
          <w:jc w:val="center"/>
        </w:trPr>
        <w:tc>
          <w:tcPr>
            <w:tcW w:w="2971" w:type="pct"/>
          </w:tcPr>
          <w:p w14:paraId="707B417F" w14:textId="77777777" w:rsidR="00A34CF5" w:rsidRPr="00173605" w:rsidRDefault="00A34CF5" w:rsidP="000B275D">
            <w:pPr>
              <w:tabs>
                <w:tab w:val="left" w:pos="0"/>
              </w:tabs>
              <w:ind w:right="21"/>
              <w:rPr>
                <w:b/>
                <w:bCs/>
                <w:snapToGrid w:val="0"/>
                <w:sz w:val="22"/>
                <w:szCs w:val="22"/>
              </w:rPr>
            </w:pPr>
            <w:permStart w:id="259546418" w:edGrp="everyone" w:colFirst="1" w:colLast="1"/>
            <w:permStart w:id="92041833" w:edGrp="everyone" w:colFirst="0" w:colLast="0"/>
            <w:r w:rsidRPr="00173605">
              <w:rPr>
                <w:b/>
                <w:snapToGrid w:val="0"/>
                <w:sz w:val="22"/>
                <w:szCs w:val="22"/>
                <w:lang w:val="kk-KZ"/>
              </w:rPr>
              <w:t>Директор Департамента по развитию бизнес рынка</w:t>
            </w:r>
          </w:p>
        </w:tc>
        <w:tc>
          <w:tcPr>
            <w:tcW w:w="2029" w:type="pct"/>
          </w:tcPr>
          <w:p w14:paraId="438C8FAF" w14:textId="77777777" w:rsidR="00A34CF5" w:rsidRPr="00173605" w:rsidRDefault="00A34CF5" w:rsidP="000B275D">
            <w:pPr>
              <w:tabs>
                <w:tab w:val="left" w:pos="0"/>
              </w:tabs>
              <w:ind w:right="21"/>
              <w:rPr>
                <w:b/>
                <w:snapToGrid w:val="0"/>
                <w:sz w:val="22"/>
                <w:szCs w:val="22"/>
                <w:lang w:val="kk-KZ"/>
              </w:rPr>
            </w:pPr>
            <w:r w:rsidRPr="00173605">
              <w:rPr>
                <w:b/>
                <w:snapToGrid w:val="0"/>
                <w:sz w:val="22"/>
                <w:szCs w:val="22"/>
                <w:lang w:val="kk-KZ"/>
              </w:rPr>
              <w:t>(Должность)</w:t>
            </w:r>
          </w:p>
          <w:p w14:paraId="027111CE" w14:textId="77777777" w:rsidR="00A34CF5" w:rsidRPr="00173605" w:rsidRDefault="00A34CF5" w:rsidP="000B275D">
            <w:pPr>
              <w:tabs>
                <w:tab w:val="left" w:pos="0"/>
              </w:tabs>
              <w:ind w:right="21"/>
              <w:rPr>
                <w:b/>
                <w:snapToGrid w:val="0"/>
                <w:sz w:val="22"/>
                <w:szCs w:val="22"/>
                <w:lang w:val="kk-KZ"/>
              </w:rPr>
            </w:pPr>
          </w:p>
          <w:p w14:paraId="46C4CE86" w14:textId="77777777" w:rsidR="00A34CF5" w:rsidRPr="00173605" w:rsidRDefault="00A34CF5" w:rsidP="000B275D">
            <w:pPr>
              <w:tabs>
                <w:tab w:val="left" w:pos="0"/>
              </w:tabs>
              <w:ind w:right="21"/>
              <w:rPr>
                <w:b/>
                <w:snapToGrid w:val="0"/>
                <w:sz w:val="22"/>
                <w:szCs w:val="22"/>
                <w:lang w:val="kk-KZ"/>
              </w:rPr>
            </w:pPr>
          </w:p>
          <w:p w14:paraId="0733B77D" w14:textId="77777777" w:rsidR="00A34CF5" w:rsidRPr="00173605" w:rsidRDefault="00A34CF5" w:rsidP="000B275D">
            <w:pPr>
              <w:tabs>
                <w:tab w:val="left" w:pos="0"/>
              </w:tabs>
              <w:ind w:right="21"/>
              <w:jc w:val="both"/>
              <w:rPr>
                <w:b/>
                <w:bCs/>
                <w:sz w:val="22"/>
                <w:szCs w:val="22"/>
              </w:rPr>
            </w:pPr>
          </w:p>
        </w:tc>
      </w:tr>
      <w:tr w:rsidR="00A34CF5" w:rsidRPr="00173605" w14:paraId="1D745487" w14:textId="77777777" w:rsidTr="006A692E">
        <w:trPr>
          <w:jc w:val="center"/>
        </w:trPr>
        <w:tc>
          <w:tcPr>
            <w:tcW w:w="2971" w:type="pct"/>
          </w:tcPr>
          <w:p w14:paraId="1DA4DC54" w14:textId="21CE8A97" w:rsidR="00C774D5" w:rsidRDefault="00A34CF5" w:rsidP="000B275D">
            <w:pPr>
              <w:tabs>
                <w:tab w:val="left" w:pos="0"/>
              </w:tabs>
              <w:ind w:right="21"/>
              <w:rPr>
                <w:b/>
                <w:snapToGrid w:val="0"/>
                <w:sz w:val="23"/>
                <w:szCs w:val="23"/>
              </w:rPr>
            </w:pPr>
            <w:permStart w:id="1482626451" w:edGrp="everyone" w:colFirst="1" w:colLast="1"/>
            <w:permStart w:id="1387007759" w:edGrp="everyone" w:colFirst="0" w:colLast="0"/>
            <w:permEnd w:id="259546418"/>
            <w:permEnd w:id="92041833"/>
            <w:r w:rsidRPr="00173605">
              <w:rPr>
                <w:b/>
                <w:snapToGrid w:val="0"/>
                <w:sz w:val="22"/>
                <w:szCs w:val="22"/>
                <w:lang w:val="kk-KZ"/>
              </w:rPr>
              <w:t xml:space="preserve">___________________ </w:t>
            </w:r>
            <w:r w:rsidR="00FE4978">
              <w:rPr>
                <w:b/>
                <w:snapToGrid w:val="0"/>
                <w:sz w:val="22"/>
                <w:szCs w:val="22"/>
              </w:rPr>
              <w:t>Касымова</w:t>
            </w:r>
            <w:r w:rsidR="00F71EE1">
              <w:rPr>
                <w:b/>
                <w:snapToGrid w:val="0"/>
                <w:sz w:val="22"/>
                <w:szCs w:val="22"/>
              </w:rPr>
              <w:t xml:space="preserve"> </w:t>
            </w:r>
            <w:r w:rsidR="00FE4978">
              <w:rPr>
                <w:b/>
                <w:snapToGrid w:val="0"/>
                <w:sz w:val="22"/>
                <w:szCs w:val="22"/>
              </w:rPr>
              <w:t>Д</w:t>
            </w:r>
            <w:r w:rsidR="00F71EE1">
              <w:rPr>
                <w:b/>
                <w:snapToGrid w:val="0"/>
                <w:sz w:val="22"/>
                <w:szCs w:val="22"/>
              </w:rPr>
              <w:t xml:space="preserve">. </w:t>
            </w:r>
            <w:r w:rsidR="00FE4978">
              <w:rPr>
                <w:b/>
                <w:snapToGrid w:val="0"/>
                <w:sz w:val="22"/>
                <w:szCs w:val="22"/>
              </w:rPr>
              <w:t>Т</w:t>
            </w:r>
            <w:r w:rsidR="00F71EE1">
              <w:rPr>
                <w:b/>
                <w:snapToGrid w:val="0"/>
                <w:sz w:val="22"/>
                <w:szCs w:val="22"/>
              </w:rPr>
              <w:t>.</w:t>
            </w:r>
          </w:p>
          <w:p w14:paraId="21E9735A" w14:textId="35CD3CDE" w:rsidR="00A34CF5" w:rsidRPr="00173605" w:rsidRDefault="00A34CF5" w:rsidP="000B275D">
            <w:pPr>
              <w:tabs>
                <w:tab w:val="left" w:pos="0"/>
              </w:tabs>
              <w:ind w:right="21"/>
              <w:rPr>
                <w:b/>
                <w:snapToGrid w:val="0"/>
                <w:sz w:val="22"/>
                <w:szCs w:val="22"/>
                <w:lang w:val="kk-KZ"/>
              </w:rPr>
            </w:pPr>
            <w:r w:rsidRPr="00173605">
              <w:rPr>
                <w:b/>
                <w:sz w:val="22"/>
                <w:szCs w:val="22"/>
              </w:rPr>
              <w:t>м.п.</w:t>
            </w:r>
          </w:p>
        </w:tc>
        <w:tc>
          <w:tcPr>
            <w:tcW w:w="2029" w:type="pct"/>
          </w:tcPr>
          <w:p w14:paraId="13FB0E67" w14:textId="77777777" w:rsidR="00A34CF5" w:rsidRPr="00173605" w:rsidRDefault="00A34CF5" w:rsidP="000B275D">
            <w:pPr>
              <w:tabs>
                <w:tab w:val="left" w:pos="0"/>
              </w:tabs>
              <w:ind w:right="21"/>
              <w:rPr>
                <w:b/>
                <w:snapToGrid w:val="0"/>
                <w:sz w:val="22"/>
                <w:szCs w:val="22"/>
                <w:lang w:val="kk-KZ"/>
              </w:rPr>
            </w:pPr>
            <w:r w:rsidRPr="00173605">
              <w:rPr>
                <w:b/>
                <w:snapToGrid w:val="0"/>
                <w:sz w:val="22"/>
                <w:szCs w:val="22"/>
                <w:lang w:val="kk-KZ"/>
              </w:rPr>
              <w:t>___________________ (ФИО)</w:t>
            </w:r>
          </w:p>
          <w:p w14:paraId="21643C91" w14:textId="77777777" w:rsidR="00A34CF5" w:rsidRPr="00173605" w:rsidRDefault="00A34CF5" w:rsidP="000B275D">
            <w:pPr>
              <w:tabs>
                <w:tab w:val="left" w:pos="0"/>
              </w:tabs>
              <w:ind w:right="21"/>
              <w:rPr>
                <w:b/>
                <w:snapToGrid w:val="0"/>
                <w:sz w:val="22"/>
                <w:szCs w:val="22"/>
                <w:lang w:val="kk-KZ"/>
              </w:rPr>
            </w:pPr>
            <w:r w:rsidRPr="00173605">
              <w:rPr>
                <w:b/>
                <w:sz w:val="22"/>
                <w:szCs w:val="22"/>
              </w:rPr>
              <w:t>м.п.</w:t>
            </w:r>
          </w:p>
        </w:tc>
      </w:tr>
      <w:permEnd w:id="1482626451"/>
      <w:permEnd w:id="1387007759"/>
    </w:tbl>
    <w:p w14:paraId="12DB8E52" w14:textId="77777777" w:rsidR="00A34CF5" w:rsidRPr="00C57B9F" w:rsidRDefault="00A34CF5" w:rsidP="00A34CF5"/>
    <w:p w14:paraId="0BEF9A03" w14:textId="77777777" w:rsidR="00A34CF5" w:rsidRDefault="00A34CF5" w:rsidP="00A22F19">
      <w:pPr>
        <w:rPr>
          <w:b/>
        </w:rPr>
      </w:pPr>
    </w:p>
    <w:sectPr w:rsidR="00A34CF5" w:rsidSect="00592A1D">
      <w:pgSz w:w="12240" w:h="15840"/>
      <w:pgMar w:top="567" w:right="616" w:bottom="1080"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4A0B71"/>
    <w:multiLevelType w:val="hybridMultilevel"/>
    <w:tmpl w:val="7DAA7944"/>
    <w:lvl w:ilvl="0" w:tplc="5B5687CA">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7DC3C5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3EB73792"/>
    <w:multiLevelType w:val="hybridMultilevel"/>
    <w:tmpl w:val="07A46E56"/>
    <w:lvl w:ilvl="0" w:tplc="0419000F">
      <w:start w:val="4"/>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3" w15:restartNumberingAfterBreak="0">
    <w:nsid w:val="538600E5"/>
    <w:multiLevelType w:val="multilevel"/>
    <w:tmpl w:val="2076ACDE"/>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440" w:hanging="36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520" w:hanging="720"/>
      </w:pPr>
      <w:rPr>
        <w:rFonts w:hint="default"/>
      </w:rPr>
    </w:lvl>
    <w:lvl w:ilvl="5">
      <w:start w:val="1"/>
      <w:numFmt w:val="decimal"/>
      <w:isLgl/>
      <w:lvlText w:val="%1.%2.%3.%4.%5.%6."/>
      <w:lvlJc w:val="left"/>
      <w:pPr>
        <w:ind w:left="2880" w:hanging="720"/>
      </w:pPr>
      <w:rPr>
        <w:rFonts w:hint="default"/>
      </w:rPr>
    </w:lvl>
    <w:lvl w:ilvl="6">
      <w:start w:val="1"/>
      <w:numFmt w:val="decimal"/>
      <w:isLgl/>
      <w:lvlText w:val="%1.%2.%3.%4.%5.%6.%7."/>
      <w:lvlJc w:val="left"/>
      <w:pPr>
        <w:ind w:left="3600" w:hanging="1080"/>
      </w:pPr>
      <w:rPr>
        <w:rFonts w:hint="default"/>
      </w:rPr>
    </w:lvl>
    <w:lvl w:ilvl="7">
      <w:start w:val="1"/>
      <w:numFmt w:val="decimal"/>
      <w:isLgl/>
      <w:lvlText w:val="%1.%2.%3.%4.%5.%6.%7.%8."/>
      <w:lvlJc w:val="left"/>
      <w:pPr>
        <w:ind w:left="3960" w:hanging="1080"/>
      </w:pPr>
      <w:rPr>
        <w:rFonts w:hint="default"/>
      </w:rPr>
    </w:lvl>
    <w:lvl w:ilvl="8">
      <w:start w:val="1"/>
      <w:numFmt w:val="decimal"/>
      <w:isLgl/>
      <w:lvlText w:val="%1.%2.%3.%4.%5.%6.%7.%8.%9."/>
      <w:lvlJc w:val="left"/>
      <w:pPr>
        <w:ind w:left="4320" w:hanging="1080"/>
      </w:pPr>
      <w:rPr>
        <w:rFonts w:hint="default"/>
      </w:rPr>
    </w:lvl>
  </w:abstractNum>
  <w:abstractNum w:abstractNumId="4" w15:restartNumberingAfterBreak="0">
    <w:nsid w:val="6AE80907"/>
    <w:multiLevelType w:val="multilevel"/>
    <w:tmpl w:val="F29266E4"/>
    <w:lvl w:ilvl="0">
      <w:start w:val="1"/>
      <w:numFmt w:val="decimal"/>
      <w:pStyle w:val="1"/>
      <w:lvlText w:val="%1"/>
      <w:lvlJc w:val="left"/>
      <w:pPr>
        <w:tabs>
          <w:tab w:val="num" w:pos="432"/>
        </w:tabs>
        <w:ind w:left="432" w:hanging="432"/>
      </w:pPr>
    </w:lvl>
    <w:lvl w:ilvl="1">
      <w:start w:val="1"/>
      <w:numFmt w:val="decimal"/>
      <w:pStyle w:val="2"/>
      <w:lvlText w:val="%1.%2"/>
      <w:lvlJc w:val="left"/>
      <w:pPr>
        <w:tabs>
          <w:tab w:val="num" w:pos="576"/>
        </w:tabs>
        <w:ind w:left="576" w:hanging="576"/>
      </w:pPr>
      <w:rPr>
        <w:b/>
      </w:rPr>
    </w:lvl>
    <w:lvl w:ilvl="2">
      <w:start w:val="1"/>
      <w:numFmt w:val="decimal"/>
      <w:pStyle w:val="3"/>
      <w:lvlText w:val="%1.%2.%3"/>
      <w:lvlJc w:val="left"/>
      <w:pPr>
        <w:tabs>
          <w:tab w:val="num" w:pos="720"/>
        </w:tabs>
        <w:ind w:left="720" w:hanging="720"/>
      </w:pPr>
    </w:lvl>
    <w:lvl w:ilvl="3">
      <w:start w:val="1"/>
      <w:numFmt w:val="decimal"/>
      <w:pStyle w:val="4"/>
      <w:lvlText w:val="%1.%2.%3.%4"/>
      <w:lvlJc w:val="left"/>
      <w:pPr>
        <w:tabs>
          <w:tab w:val="num" w:pos="864"/>
        </w:tabs>
        <w:ind w:left="864" w:hanging="864"/>
      </w:pPr>
    </w:lvl>
    <w:lvl w:ilvl="4">
      <w:start w:val="1"/>
      <w:numFmt w:val="decimal"/>
      <w:pStyle w:val="5"/>
      <w:lvlText w:val="%1.%2.%3.%4.%5"/>
      <w:lvlJc w:val="left"/>
      <w:pPr>
        <w:tabs>
          <w:tab w:val="num" w:pos="1008"/>
        </w:tabs>
        <w:ind w:left="1008" w:hanging="1008"/>
      </w:pPr>
    </w:lvl>
    <w:lvl w:ilvl="5">
      <w:start w:val="1"/>
      <w:numFmt w:val="decimal"/>
      <w:pStyle w:val="6"/>
      <w:lvlText w:val="%1.%2.%3.%4.%5.%6"/>
      <w:lvlJc w:val="left"/>
      <w:pPr>
        <w:tabs>
          <w:tab w:val="num" w:pos="1152"/>
        </w:tabs>
        <w:ind w:left="1152" w:hanging="1152"/>
      </w:pPr>
    </w:lvl>
    <w:lvl w:ilvl="6">
      <w:start w:val="1"/>
      <w:numFmt w:val="decimal"/>
      <w:pStyle w:val="7"/>
      <w:lvlText w:val="%1.%2.%3.%4.%5.%6.%7"/>
      <w:lvlJc w:val="left"/>
      <w:pPr>
        <w:tabs>
          <w:tab w:val="num" w:pos="1296"/>
        </w:tabs>
        <w:ind w:left="1296" w:hanging="1296"/>
      </w:pPr>
    </w:lvl>
    <w:lvl w:ilvl="7">
      <w:start w:val="1"/>
      <w:numFmt w:val="decimal"/>
      <w:pStyle w:val="8"/>
      <w:lvlText w:val="%1.%2.%3.%4.%5.%6.%7.%8"/>
      <w:lvlJc w:val="left"/>
      <w:pPr>
        <w:tabs>
          <w:tab w:val="num" w:pos="1440"/>
        </w:tabs>
        <w:ind w:left="1440" w:hanging="1440"/>
      </w:pPr>
    </w:lvl>
    <w:lvl w:ilvl="8">
      <w:start w:val="1"/>
      <w:numFmt w:val="decimal"/>
      <w:pStyle w:val="9"/>
      <w:lvlText w:val="%1.%2.%3.%4.%5.%6.%7.%8.%9"/>
      <w:lvlJc w:val="left"/>
      <w:pPr>
        <w:tabs>
          <w:tab w:val="num" w:pos="1584"/>
        </w:tabs>
        <w:ind w:left="1584" w:hanging="1584"/>
      </w:pPr>
    </w:lvl>
  </w:abstractNum>
  <w:abstractNum w:abstractNumId="5" w15:restartNumberingAfterBreak="0">
    <w:nsid w:val="76031948"/>
    <w:multiLevelType w:val="hybridMultilevel"/>
    <w:tmpl w:val="B29219F4"/>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23055461">
    <w:abstractNumId w:val="3"/>
  </w:num>
  <w:num w:numId="2" w16cid:durableId="1352099077">
    <w:abstractNumId w:val="0"/>
  </w:num>
  <w:num w:numId="3" w16cid:durableId="1428621170">
    <w:abstractNumId w:val="2"/>
  </w:num>
  <w:num w:numId="4" w16cid:durableId="1664507270">
    <w:abstractNumId w:val="5"/>
  </w:num>
  <w:num w:numId="5" w16cid:durableId="351999339">
    <w:abstractNumId w:val="4"/>
  </w:num>
  <w:num w:numId="6" w16cid:durableId="697512435">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isulu Kapassova">
    <w15:presenceInfo w15:providerId="AD" w15:userId="S::Aisulu.Kapassova@kcell.kz::0549707e-790e-461e-8987-227e25cffd0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ocumentProtection w:edit="readOnly"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6DFB"/>
    <w:rsid w:val="000136D1"/>
    <w:rsid w:val="0001511A"/>
    <w:rsid w:val="00023BBE"/>
    <w:rsid w:val="00031E25"/>
    <w:rsid w:val="00040638"/>
    <w:rsid w:val="0005339D"/>
    <w:rsid w:val="00063159"/>
    <w:rsid w:val="0007188A"/>
    <w:rsid w:val="00083C6C"/>
    <w:rsid w:val="000A1C71"/>
    <w:rsid w:val="00101A58"/>
    <w:rsid w:val="00123833"/>
    <w:rsid w:val="00165687"/>
    <w:rsid w:val="001657CD"/>
    <w:rsid w:val="001660FF"/>
    <w:rsid w:val="001716D7"/>
    <w:rsid w:val="0018421B"/>
    <w:rsid w:val="001A4A8D"/>
    <w:rsid w:val="001C0CDF"/>
    <w:rsid w:val="001C6D6F"/>
    <w:rsid w:val="001E64A7"/>
    <w:rsid w:val="001F6C69"/>
    <w:rsid w:val="002308A4"/>
    <w:rsid w:val="00233B4B"/>
    <w:rsid w:val="00234469"/>
    <w:rsid w:val="0024310D"/>
    <w:rsid w:val="00282978"/>
    <w:rsid w:val="0028627D"/>
    <w:rsid w:val="002C29DB"/>
    <w:rsid w:val="002F1C28"/>
    <w:rsid w:val="002F3D17"/>
    <w:rsid w:val="00307F64"/>
    <w:rsid w:val="003131EB"/>
    <w:rsid w:val="00321BDC"/>
    <w:rsid w:val="003623C0"/>
    <w:rsid w:val="003A7E63"/>
    <w:rsid w:val="003C120B"/>
    <w:rsid w:val="003C40F3"/>
    <w:rsid w:val="003E3B95"/>
    <w:rsid w:val="00424508"/>
    <w:rsid w:val="004314D3"/>
    <w:rsid w:val="00434AFA"/>
    <w:rsid w:val="004367BB"/>
    <w:rsid w:val="00442F32"/>
    <w:rsid w:val="004513B5"/>
    <w:rsid w:val="0046575F"/>
    <w:rsid w:val="00466CA2"/>
    <w:rsid w:val="004A5E2E"/>
    <w:rsid w:val="004C2BF2"/>
    <w:rsid w:val="004D151E"/>
    <w:rsid w:val="004D5496"/>
    <w:rsid w:val="0051269E"/>
    <w:rsid w:val="00526E8C"/>
    <w:rsid w:val="00545FF5"/>
    <w:rsid w:val="0054786C"/>
    <w:rsid w:val="00564BD7"/>
    <w:rsid w:val="00565FDB"/>
    <w:rsid w:val="00566157"/>
    <w:rsid w:val="00592589"/>
    <w:rsid w:val="00592A1D"/>
    <w:rsid w:val="005A07FC"/>
    <w:rsid w:val="005E21FC"/>
    <w:rsid w:val="00601716"/>
    <w:rsid w:val="006220B9"/>
    <w:rsid w:val="006307E7"/>
    <w:rsid w:val="0065328A"/>
    <w:rsid w:val="006549E4"/>
    <w:rsid w:val="00660E85"/>
    <w:rsid w:val="00676AAC"/>
    <w:rsid w:val="00676BCF"/>
    <w:rsid w:val="0068583D"/>
    <w:rsid w:val="006A1B54"/>
    <w:rsid w:val="006A692E"/>
    <w:rsid w:val="006C6C31"/>
    <w:rsid w:val="006D5E46"/>
    <w:rsid w:val="006E097D"/>
    <w:rsid w:val="006F6537"/>
    <w:rsid w:val="00714AE5"/>
    <w:rsid w:val="00737F57"/>
    <w:rsid w:val="007605A0"/>
    <w:rsid w:val="0077553C"/>
    <w:rsid w:val="00784DA9"/>
    <w:rsid w:val="00797F2D"/>
    <w:rsid w:val="007A5F31"/>
    <w:rsid w:val="007B19DE"/>
    <w:rsid w:val="007B3BF5"/>
    <w:rsid w:val="007C4DA6"/>
    <w:rsid w:val="007F2138"/>
    <w:rsid w:val="00801AC1"/>
    <w:rsid w:val="00806A0C"/>
    <w:rsid w:val="00811335"/>
    <w:rsid w:val="00817374"/>
    <w:rsid w:val="00847CED"/>
    <w:rsid w:val="00892242"/>
    <w:rsid w:val="008D3D9E"/>
    <w:rsid w:val="008D6D7B"/>
    <w:rsid w:val="008E1B3D"/>
    <w:rsid w:val="0090236D"/>
    <w:rsid w:val="009149D4"/>
    <w:rsid w:val="00930B14"/>
    <w:rsid w:val="009312C7"/>
    <w:rsid w:val="009376B3"/>
    <w:rsid w:val="00942BA1"/>
    <w:rsid w:val="00952FDE"/>
    <w:rsid w:val="00955E32"/>
    <w:rsid w:val="0096162C"/>
    <w:rsid w:val="009757B7"/>
    <w:rsid w:val="00986AF7"/>
    <w:rsid w:val="009A7349"/>
    <w:rsid w:val="009C7444"/>
    <w:rsid w:val="009D0A83"/>
    <w:rsid w:val="009D6AB3"/>
    <w:rsid w:val="00A05F60"/>
    <w:rsid w:val="00A11829"/>
    <w:rsid w:val="00A22F19"/>
    <w:rsid w:val="00A26293"/>
    <w:rsid w:val="00A34CF5"/>
    <w:rsid w:val="00A35631"/>
    <w:rsid w:val="00A44BD9"/>
    <w:rsid w:val="00A46946"/>
    <w:rsid w:val="00A64EEB"/>
    <w:rsid w:val="00A66731"/>
    <w:rsid w:val="00A77BC0"/>
    <w:rsid w:val="00AA0DF6"/>
    <w:rsid w:val="00AA2A76"/>
    <w:rsid w:val="00AB6DFB"/>
    <w:rsid w:val="00AC09D1"/>
    <w:rsid w:val="00AE7E7B"/>
    <w:rsid w:val="00AF0D72"/>
    <w:rsid w:val="00AF7CA9"/>
    <w:rsid w:val="00B12083"/>
    <w:rsid w:val="00B33349"/>
    <w:rsid w:val="00B51BA1"/>
    <w:rsid w:val="00BB2470"/>
    <w:rsid w:val="00BC1CB6"/>
    <w:rsid w:val="00BC59CF"/>
    <w:rsid w:val="00BE4922"/>
    <w:rsid w:val="00BE5232"/>
    <w:rsid w:val="00C03833"/>
    <w:rsid w:val="00C25B88"/>
    <w:rsid w:val="00C5092C"/>
    <w:rsid w:val="00C5529F"/>
    <w:rsid w:val="00C576BD"/>
    <w:rsid w:val="00C774D5"/>
    <w:rsid w:val="00C8595B"/>
    <w:rsid w:val="00C90A0A"/>
    <w:rsid w:val="00CA4410"/>
    <w:rsid w:val="00CB0193"/>
    <w:rsid w:val="00CC560D"/>
    <w:rsid w:val="00CD02D1"/>
    <w:rsid w:val="00CD7824"/>
    <w:rsid w:val="00CE1FA4"/>
    <w:rsid w:val="00CF07D7"/>
    <w:rsid w:val="00D1236A"/>
    <w:rsid w:val="00D22A0F"/>
    <w:rsid w:val="00D33751"/>
    <w:rsid w:val="00D37AEB"/>
    <w:rsid w:val="00D57080"/>
    <w:rsid w:val="00D94571"/>
    <w:rsid w:val="00D95671"/>
    <w:rsid w:val="00DB4F21"/>
    <w:rsid w:val="00DF61E9"/>
    <w:rsid w:val="00E1356C"/>
    <w:rsid w:val="00E15D34"/>
    <w:rsid w:val="00E23D3F"/>
    <w:rsid w:val="00E4473D"/>
    <w:rsid w:val="00E46D8D"/>
    <w:rsid w:val="00E630DA"/>
    <w:rsid w:val="00E700FA"/>
    <w:rsid w:val="00E7232C"/>
    <w:rsid w:val="00EB55B6"/>
    <w:rsid w:val="00ED3AFA"/>
    <w:rsid w:val="00EF00E5"/>
    <w:rsid w:val="00EF06D0"/>
    <w:rsid w:val="00F16400"/>
    <w:rsid w:val="00F5248B"/>
    <w:rsid w:val="00F6316B"/>
    <w:rsid w:val="00F64A18"/>
    <w:rsid w:val="00F71EE1"/>
    <w:rsid w:val="00F84569"/>
    <w:rsid w:val="00F94B42"/>
    <w:rsid w:val="00F96AE2"/>
    <w:rsid w:val="00FA54D2"/>
    <w:rsid w:val="00FA6A8E"/>
    <w:rsid w:val="00FC6F1D"/>
    <w:rsid w:val="00FD314E"/>
    <w:rsid w:val="00FD62A3"/>
    <w:rsid w:val="00FE49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84E20E3"/>
  <w15:docId w15:val="{C7989EE8-CAA4-4F76-AE03-8C3A4915AA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Subtitl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AB6DFB"/>
    <w:rPr>
      <w:sz w:val="24"/>
      <w:szCs w:val="24"/>
      <w:lang w:val="ru-RU" w:eastAsia="ru-RU"/>
    </w:rPr>
  </w:style>
  <w:style w:type="paragraph" w:styleId="1">
    <w:name w:val="heading 1"/>
    <w:basedOn w:val="a"/>
    <w:next w:val="a"/>
    <w:link w:val="10"/>
    <w:qFormat/>
    <w:rsid w:val="00A34CF5"/>
    <w:pPr>
      <w:keepNext/>
      <w:widowControl w:val="0"/>
      <w:numPr>
        <w:numId w:val="5"/>
      </w:numPr>
      <w:autoSpaceDE w:val="0"/>
      <w:autoSpaceDN w:val="0"/>
      <w:adjustRightInd w:val="0"/>
      <w:jc w:val="center"/>
      <w:outlineLvl w:val="0"/>
    </w:pPr>
    <w:rPr>
      <w:b/>
      <w:bCs/>
      <w:noProof/>
      <w:color w:val="000000"/>
      <w:lang w:eastAsia="en-US"/>
    </w:rPr>
  </w:style>
  <w:style w:type="paragraph" w:styleId="2">
    <w:name w:val="heading 2"/>
    <w:basedOn w:val="a"/>
    <w:next w:val="a"/>
    <w:link w:val="20"/>
    <w:qFormat/>
    <w:rsid w:val="00A34CF5"/>
    <w:pPr>
      <w:keepNext/>
      <w:widowControl w:val="0"/>
      <w:numPr>
        <w:ilvl w:val="1"/>
        <w:numId w:val="5"/>
      </w:numPr>
      <w:autoSpaceDE w:val="0"/>
      <w:autoSpaceDN w:val="0"/>
      <w:adjustRightInd w:val="0"/>
      <w:spacing w:before="240" w:after="60"/>
      <w:outlineLvl w:val="1"/>
    </w:pPr>
    <w:rPr>
      <w:rFonts w:ascii="Arial" w:hAnsi="Arial" w:cs="Arial"/>
      <w:b/>
      <w:bCs/>
      <w:i/>
      <w:iCs/>
      <w:sz w:val="28"/>
      <w:szCs w:val="28"/>
      <w:lang w:eastAsia="en-US"/>
    </w:rPr>
  </w:style>
  <w:style w:type="paragraph" w:styleId="3">
    <w:name w:val="heading 3"/>
    <w:basedOn w:val="a"/>
    <w:next w:val="a"/>
    <w:link w:val="30"/>
    <w:qFormat/>
    <w:rsid w:val="00A34CF5"/>
    <w:pPr>
      <w:keepNext/>
      <w:widowControl w:val="0"/>
      <w:numPr>
        <w:ilvl w:val="2"/>
        <w:numId w:val="5"/>
      </w:numPr>
      <w:shd w:val="clear" w:color="auto" w:fill="FFFFFF"/>
      <w:autoSpaceDE w:val="0"/>
      <w:autoSpaceDN w:val="0"/>
      <w:adjustRightInd w:val="0"/>
      <w:jc w:val="right"/>
      <w:outlineLvl w:val="2"/>
    </w:pPr>
    <w:rPr>
      <w:b/>
      <w:bCs/>
      <w:noProof/>
      <w:color w:val="000000"/>
      <w:lang w:eastAsia="en-US"/>
    </w:rPr>
  </w:style>
  <w:style w:type="paragraph" w:styleId="4">
    <w:name w:val="heading 4"/>
    <w:basedOn w:val="a"/>
    <w:next w:val="a"/>
    <w:link w:val="40"/>
    <w:qFormat/>
    <w:rsid w:val="00A34CF5"/>
    <w:pPr>
      <w:keepNext/>
      <w:widowControl w:val="0"/>
      <w:numPr>
        <w:ilvl w:val="3"/>
        <w:numId w:val="5"/>
      </w:numPr>
      <w:autoSpaceDE w:val="0"/>
      <w:autoSpaceDN w:val="0"/>
      <w:adjustRightInd w:val="0"/>
      <w:spacing w:before="240" w:after="60"/>
      <w:outlineLvl w:val="3"/>
    </w:pPr>
    <w:rPr>
      <w:b/>
      <w:bCs/>
      <w:sz w:val="28"/>
      <w:szCs w:val="28"/>
      <w:lang w:eastAsia="en-US"/>
    </w:rPr>
  </w:style>
  <w:style w:type="paragraph" w:styleId="5">
    <w:name w:val="heading 5"/>
    <w:basedOn w:val="a"/>
    <w:next w:val="a"/>
    <w:link w:val="50"/>
    <w:qFormat/>
    <w:rsid w:val="00A34CF5"/>
    <w:pPr>
      <w:widowControl w:val="0"/>
      <w:numPr>
        <w:ilvl w:val="4"/>
        <w:numId w:val="5"/>
      </w:numPr>
      <w:autoSpaceDE w:val="0"/>
      <w:autoSpaceDN w:val="0"/>
      <w:adjustRightInd w:val="0"/>
      <w:spacing w:before="240" w:after="60"/>
      <w:outlineLvl w:val="4"/>
    </w:pPr>
    <w:rPr>
      <w:b/>
      <w:bCs/>
      <w:i/>
      <w:iCs/>
      <w:sz w:val="26"/>
      <w:szCs w:val="26"/>
      <w:lang w:eastAsia="en-US"/>
    </w:rPr>
  </w:style>
  <w:style w:type="paragraph" w:styleId="6">
    <w:name w:val="heading 6"/>
    <w:basedOn w:val="a"/>
    <w:next w:val="a"/>
    <w:link w:val="60"/>
    <w:qFormat/>
    <w:rsid w:val="00A34CF5"/>
    <w:pPr>
      <w:widowControl w:val="0"/>
      <w:numPr>
        <w:ilvl w:val="5"/>
        <w:numId w:val="5"/>
      </w:numPr>
      <w:autoSpaceDE w:val="0"/>
      <w:autoSpaceDN w:val="0"/>
      <w:adjustRightInd w:val="0"/>
      <w:spacing w:before="240" w:after="60"/>
      <w:outlineLvl w:val="5"/>
    </w:pPr>
    <w:rPr>
      <w:b/>
      <w:bCs/>
      <w:sz w:val="22"/>
      <w:szCs w:val="22"/>
      <w:lang w:eastAsia="en-US"/>
    </w:rPr>
  </w:style>
  <w:style w:type="paragraph" w:styleId="7">
    <w:name w:val="heading 7"/>
    <w:basedOn w:val="a"/>
    <w:next w:val="a"/>
    <w:link w:val="70"/>
    <w:qFormat/>
    <w:rsid w:val="00A34CF5"/>
    <w:pPr>
      <w:widowControl w:val="0"/>
      <w:numPr>
        <w:ilvl w:val="6"/>
        <w:numId w:val="5"/>
      </w:numPr>
      <w:autoSpaceDE w:val="0"/>
      <w:autoSpaceDN w:val="0"/>
      <w:adjustRightInd w:val="0"/>
      <w:spacing w:before="240" w:after="60"/>
      <w:outlineLvl w:val="6"/>
    </w:pPr>
    <w:rPr>
      <w:lang w:eastAsia="en-US"/>
    </w:rPr>
  </w:style>
  <w:style w:type="paragraph" w:styleId="8">
    <w:name w:val="heading 8"/>
    <w:basedOn w:val="a"/>
    <w:next w:val="a"/>
    <w:link w:val="80"/>
    <w:qFormat/>
    <w:rsid w:val="00A34CF5"/>
    <w:pPr>
      <w:keepNext/>
      <w:widowControl w:val="0"/>
      <w:numPr>
        <w:ilvl w:val="7"/>
        <w:numId w:val="5"/>
      </w:numPr>
      <w:shd w:val="clear" w:color="auto" w:fill="FFFFFF"/>
      <w:tabs>
        <w:tab w:val="left" w:leader="underscore" w:pos="9792"/>
      </w:tabs>
      <w:autoSpaceDE w:val="0"/>
      <w:autoSpaceDN w:val="0"/>
      <w:adjustRightInd w:val="0"/>
      <w:spacing w:line="274" w:lineRule="exact"/>
      <w:outlineLvl w:val="7"/>
    </w:pPr>
    <w:rPr>
      <w:noProof/>
      <w:lang w:eastAsia="en-US"/>
    </w:rPr>
  </w:style>
  <w:style w:type="paragraph" w:styleId="9">
    <w:name w:val="heading 9"/>
    <w:basedOn w:val="a"/>
    <w:next w:val="a"/>
    <w:link w:val="90"/>
    <w:qFormat/>
    <w:rsid w:val="00A34CF5"/>
    <w:pPr>
      <w:widowControl w:val="0"/>
      <w:numPr>
        <w:ilvl w:val="8"/>
        <w:numId w:val="5"/>
      </w:numPr>
      <w:autoSpaceDE w:val="0"/>
      <w:autoSpaceDN w:val="0"/>
      <w:adjustRightInd w:val="0"/>
      <w:spacing w:before="240" w:after="60"/>
      <w:outlineLvl w:val="8"/>
    </w:pPr>
    <w:rPr>
      <w:rFonts w:ascii="Arial" w:hAnsi="Arial" w:cs="Arial"/>
      <w:sz w:val="22"/>
      <w:szCs w:val="22"/>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rsid w:val="00AB6DF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Balloon Text"/>
    <w:basedOn w:val="a"/>
    <w:semiHidden/>
    <w:rsid w:val="00A26293"/>
    <w:rPr>
      <w:rFonts w:ascii="Tahoma" w:hAnsi="Tahoma" w:cs="Tahoma"/>
      <w:sz w:val="16"/>
      <w:szCs w:val="16"/>
    </w:rPr>
  </w:style>
  <w:style w:type="paragraph" w:styleId="a5">
    <w:name w:val="Document Map"/>
    <w:basedOn w:val="a"/>
    <w:semiHidden/>
    <w:rsid w:val="0065328A"/>
    <w:pPr>
      <w:shd w:val="clear" w:color="auto" w:fill="000080"/>
    </w:pPr>
    <w:rPr>
      <w:rFonts w:ascii="Tahoma" w:hAnsi="Tahoma" w:cs="Tahoma"/>
      <w:sz w:val="20"/>
      <w:szCs w:val="20"/>
    </w:rPr>
  </w:style>
  <w:style w:type="character" w:styleId="a6">
    <w:name w:val="Strong"/>
    <w:qFormat/>
    <w:rsid w:val="003623C0"/>
    <w:rPr>
      <w:b/>
      <w:bCs/>
    </w:rPr>
  </w:style>
  <w:style w:type="character" w:styleId="a7">
    <w:name w:val="annotation reference"/>
    <w:basedOn w:val="a0"/>
    <w:rsid w:val="00F84569"/>
    <w:rPr>
      <w:sz w:val="16"/>
      <w:szCs w:val="16"/>
    </w:rPr>
  </w:style>
  <w:style w:type="paragraph" w:styleId="a8">
    <w:name w:val="annotation text"/>
    <w:basedOn w:val="a"/>
    <w:link w:val="a9"/>
    <w:rsid w:val="00F84569"/>
    <w:rPr>
      <w:sz w:val="20"/>
      <w:szCs w:val="20"/>
    </w:rPr>
  </w:style>
  <w:style w:type="character" w:customStyle="1" w:styleId="a9">
    <w:name w:val="Текст примечания Знак"/>
    <w:basedOn w:val="a0"/>
    <w:link w:val="a8"/>
    <w:rsid w:val="00F84569"/>
    <w:rPr>
      <w:lang w:val="ru-RU" w:eastAsia="ru-RU"/>
    </w:rPr>
  </w:style>
  <w:style w:type="paragraph" w:styleId="aa">
    <w:name w:val="annotation subject"/>
    <w:basedOn w:val="a8"/>
    <w:next w:val="a8"/>
    <w:link w:val="ab"/>
    <w:rsid w:val="00F84569"/>
    <w:rPr>
      <w:b/>
      <w:bCs/>
    </w:rPr>
  </w:style>
  <w:style w:type="character" w:customStyle="1" w:styleId="ab">
    <w:name w:val="Тема примечания Знак"/>
    <w:basedOn w:val="a9"/>
    <w:link w:val="aa"/>
    <w:rsid w:val="00F84569"/>
    <w:rPr>
      <w:b/>
      <w:bCs/>
      <w:lang w:val="ru-RU" w:eastAsia="ru-RU"/>
    </w:rPr>
  </w:style>
  <w:style w:type="character" w:styleId="ac">
    <w:name w:val="Hyperlink"/>
    <w:basedOn w:val="a0"/>
    <w:rsid w:val="00165687"/>
    <w:rPr>
      <w:color w:val="0000FF" w:themeColor="hyperlink"/>
      <w:u w:val="single"/>
    </w:rPr>
  </w:style>
  <w:style w:type="paragraph" w:styleId="ad">
    <w:name w:val="Revision"/>
    <w:hidden/>
    <w:uiPriority w:val="99"/>
    <w:semiHidden/>
    <w:rsid w:val="0007188A"/>
    <w:rPr>
      <w:sz w:val="24"/>
      <w:szCs w:val="24"/>
      <w:lang w:val="ru-RU" w:eastAsia="ru-RU"/>
    </w:rPr>
  </w:style>
  <w:style w:type="paragraph" w:styleId="ae">
    <w:name w:val="List Paragraph"/>
    <w:basedOn w:val="a"/>
    <w:uiPriority w:val="34"/>
    <w:qFormat/>
    <w:rsid w:val="00C5092C"/>
    <w:pPr>
      <w:ind w:left="720"/>
      <w:contextualSpacing/>
    </w:pPr>
  </w:style>
  <w:style w:type="paragraph" w:styleId="af">
    <w:name w:val="Body Text Indent"/>
    <w:basedOn w:val="a"/>
    <w:link w:val="af0"/>
    <w:rsid w:val="00592A1D"/>
    <w:pPr>
      <w:widowControl w:val="0"/>
      <w:autoSpaceDE w:val="0"/>
      <w:autoSpaceDN w:val="0"/>
      <w:adjustRightInd w:val="0"/>
      <w:spacing w:after="120"/>
      <w:ind w:left="283"/>
    </w:pPr>
    <w:rPr>
      <w:rFonts w:eastAsia="Calibri"/>
      <w:sz w:val="20"/>
      <w:szCs w:val="20"/>
      <w:lang w:eastAsia="en-US"/>
    </w:rPr>
  </w:style>
  <w:style w:type="character" w:customStyle="1" w:styleId="af0">
    <w:name w:val="Основной текст с отступом Знак"/>
    <w:basedOn w:val="a0"/>
    <w:link w:val="af"/>
    <w:rsid w:val="00592A1D"/>
    <w:rPr>
      <w:rFonts w:eastAsia="Calibri"/>
      <w:lang w:val="ru-RU"/>
    </w:rPr>
  </w:style>
  <w:style w:type="character" w:customStyle="1" w:styleId="10">
    <w:name w:val="Заголовок 1 Знак"/>
    <w:basedOn w:val="a0"/>
    <w:link w:val="1"/>
    <w:rsid w:val="00A34CF5"/>
    <w:rPr>
      <w:b/>
      <w:bCs/>
      <w:noProof/>
      <w:color w:val="000000"/>
      <w:sz w:val="24"/>
      <w:szCs w:val="24"/>
      <w:lang w:val="ru-RU"/>
    </w:rPr>
  </w:style>
  <w:style w:type="character" w:customStyle="1" w:styleId="20">
    <w:name w:val="Заголовок 2 Знак"/>
    <w:basedOn w:val="a0"/>
    <w:link w:val="2"/>
    <w:rsid w:val="00A34CF5"/>
    <w:rPr>
      <w:rFonts w:ascii="Arial" w:hAnsi="Arial" w:cs="Arial"/>
      <w:b/>
      <w:bCs/>
      <w:i/>
      <w:iCs/>
      <w:sz w:val="28"/>
      <w:szCs w:val="28"/>
      <w:lang w:val="ru-RU"/>
    </w:rPr>
  </w:style>
  <w:style w:type="character" w:customStyle="1" w:styleId="30">
    <w:name w:val="Заголовок 3 Знак"/>
    <w:basedOn w:val="a0"/>
    <w:link w:val="3"/>
    <w:rsid w:val="00A34CF5"/>
    <w:rPr>
      <w:b/>
      <w:bCs/>
      <w:noProof/>
      <w:color w:val="000000"/>
      <w:sz w:val="24"/>
      <w:szCs w:val="24"/>
      <w:shd w:val="clear" w:color="auto" w:fill="FFFFFF"/>
      <w:lang w:val="ru-RU"/>
    </w:rPr>
  </w:style>
  <w:style w:type="character" w:customStyle="1" w:styleId="40">
    <w:name w:val="Заголовок 4 Знак"/>
    <w:basedOn w:val="a0"/>
    <w:link w:val="4"/>
    <w:rsid w:val="00A34CF5"/>
    <w:rPr>
      <w:b/>
      <w:bCs/>
      <w:sz w:val="28"/>
      <w:szCs w:val="28"/>
      <w:lang w:val="ru-RU"/>
    </w:rPr>
  </w:style>
  <w:style w:type="character" w:customStyle="1" w:styleId="50">
    <w:name w:val="Заголовок 5 Знак"/>
    <w:basedOn w:val="a0"/>
    <w:link w:val="5"/>
    <w:rsid w:val="00A34CF5"/>
    <w:rPr>
      <w:b/>
      <w:bCs/>
      <w:i/>
      <w:iCs/>
      <w:sz w:val="26"/>
      <w:szCs w:val="26"/>
      <w:lang w:val="ru-RU"/>
    </w:rPr>
  </w:style>
  <w:style w:type="character" w:customStyle="1" w:styleId="60">
    <w:name w:val="Заголовок 6 Знак"/>
    <w:basedOn w:val="a0"/>
    <w:link w:val="6"/>
    <w:rsid w:val="00A34CF5"/>
    <w:rPr>
      <w:b/>
      <w:bCs/>
      <w:sz w:val="22"/>
      <w:szCs w:val="22"/>
      <w:lang w:val="ru-RU"/>
    </w:rPr>
  </w:style>
  <w:style w:type="character" w:customStyle="1" w:styleId="70">
    <w:name w:val="Заголовок 7 Знак"/>
    <w:basedOn w:val="a0"/>
    <w:link w:val="7"/>
    <w:rsid w:val="00A34CF5"/>
    <w:rPr>
      <w:sz w:val="24"/>
      <w:szCs w:val="24"/>
      <w:lang w:val="ru-RU"/>
    </w:rPr>
  </w:style>
  <w:style w:type="character" w:customStyle="1" w:styleId="80">
    <w:name w:val="Заголовок 8 Знак"/>
    <w:basedOn w:val="a0"/>
    <w:link w:val="8"/>
    <w:rsid w:val="00A34CF5"/>
    <w:rPr>
      <w:noProof/>
      <w:sz w:val="24"/>
      <w:szCs w:val="24"/>
      <w:shd w:val="clear" w:color="auto" w:fill="FFFFFF"/>
      <w:lang w:val="ru-RU"/>
    </w:rPr>
  </w:style>
  <w:style w:type="character" w:customStyle="1" w:styleId="90">
    <w:name w:val="Заголовок 9 Знак"/>
    <w:basedOn w:val="a0"/>
    <w:link w:val="9"/>
    <w:rsid w:val="00A34CF5"/>
    <w:rPr>
      <w:rFonts w:ascii="Arial" w:hAnsi="Arial" w:cs="Arial"/>
      <w:sz w:val="22"/>
      <w:szCs w:val="22"/>
      <w:lang w:val="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8726981">
      <w:bodyDiv w:val="1"/>
      <w:marLeft w:val="0"/>
      <w:marRight w:val="0"/>
      <w:marTop w:val="0"/>
      <w:marBottom w:val="0"/>
      <w:divBdr>
        <w:top w:val="none" w:sz="0" w:space="0" w:color="auto"/>
        <w:left w:val="none" w:sz="0" w:space="0" w:color="auto"/>
        <w:bottom w:val="none" w:sz="0" w:space="0" w:color="auto"/>
        <w:right w:val="none" w:sz="0" w:space="0" w:color="auto"/>
      </w:divBdr>
    </w:div>
    <w:div w:id="541988238">
      <w:bodyDiv w:val="1"/>
      <w:marLeft w:val="0"/>
      <w:marRight w:val="0"/>
      <w:marTop w:val="0"/>
      <w:marBottom w:val="0"/>
      <w:divBdr>
        <w:top w:val="none" w:sz="0" w:space="0" w:color="auto"/>
        <w:left w:val="none" w:sz="0" w:space="0" w:color="auto"/>
        <w:bottom w:val="none" w:sz="0" w:space="0" w:color="auto"/>
        <w:right w:val="none" w:sz="0" w:space="0" w:color="auto"/>
      </w:divBdr>
      <w:divsChild>
        <w:div w:id="683090173">
          <w:marLeft w:val="0"/>
          <w:marRight w:val="0"/>
          <w:marTop w:val="0"/>
          <w:marBottom w:val="0"/>
          <w:divBdr>
            <w:top w:val="none" w:sz="0" w:space="0" w:color="auto"/>
            <w:left w:val="none" w:sz="0" w:space="0" w:color="auto"/>
            <w:bottom w:val="none" w:sz="0" w:space="0" w:color="auto"/>
            <w:right w:val="none" w:sz="0" w:space="0" w:color="auto"/>
          </w:divBdr>
        </w:div>
      </w:divsChild>
    </w:div>
    <w:div w:id="913978328">
      <w:bodyDiv w:val="1"/>
      <w:marLeft w:val="0"/>
      <w:marRight w:val="0"/>
      <w:marTop w:val="0"/>
      <w:marBottom w:val="0"/>
      <w:divBdr>
        <w:top w:val="none" w:sz="0" w:space="0" w:color="auto"/>
        <w:left w:val="none" w:sz="0" w:space="0" w:color="auto"/>
        <w:bottom w:val="none" w:sz="0" w:space="0" w:color="auto"/>
        <w:right w:val="none" w:sz="0" w:space="0" w:color="auto"/>
      </w:divBdr>
    </w:div>
    <w:div w:id="929267295">
      <w:bodyDiv w:val="1"/>
      <w:marLeft w:val="0"/>
      <w:marRight w:val="0"/>
      <w:marTop w:val="0"/>
      <w:marBottom w:val="0"/>
      <w:divBdr>
        <w:top w:val="none" w:sz="0" w:space="0" w:color="auto"/>
        <w:left w:val="none" w:sz="0" w:space="0" w:color="auto"/>
        <w:bottom w:val="none" w:sz="0" w:space="0" w:color="auto"/>
        <w:right w:val="none" w:sz="0" w:space="0" w:color="auto"/>
      </w:divBdr>
    </w:div>
    <w:div w:id="1406223775">
      <w:bodyDiv w:val="1"/>
      <w:marLeft w:val="0"/>
      <w:marRight w:val="0"/>
      <w:marTop w:val="0"/>
      <w:marBottom w:val="0"/>
      <w:divBdr>
        <w:top w:val="none" w:sz="0" w:space="0" w:color="auto"/>
        <w:left w:val="none" w:sz="0" w:space="0" w:color="auto"/>
        <w:bottom w:val="none" w:sz="0" w:space="0" w:color="auto"/>
        <w:right w:val="none" w:sz="0" w:space="0" w:color="auto"/>
      </w:divBdr>
      <w:divsChild>
        <w:div w:id="2077774335">
          <w:marLeft w:val="0"/>
          <w:marRight w:val="0"/>
          <w:marTop w:val="0"/>
          <w:marBottom w:val="0"/>
          <w:divBdr>
            <w:top w:val="none" w:sz="0" w:space="0" w:color="auto"/>
            <w:left w:val="none" w:sz="0" w:space="0" w:color="auto"/>
            <w:bottom w:val="none" w:sz="0" w:space="0" w:color="auto"/>
            <w:right w:val="none" w:sz="0" w:space="0" w:color="auto"/>
          </w:divBdr>
          <w:divsChild>
            <w:div w:id="1182279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753471">
      <w:bodyDiv w:val="1"/>
      <w:marLeft w:val="0"/>
      <w:marRight w:val="0"/>
      <w:marTop w:val="0"/>
      <w:marBottom w:val="0"/>
      <w:divBdr>
        <w:top w:val="none" w:sz="0" w:space="0" w:color="auto"/>
        <w:left w:val="none" w:sz="0" w:space="0" w:color="auto"/>
        <w:bottom w:val="none" w:sz="0" w:space="0" w:color="auto"/>
        <w:right w:val="none" w:sz="0" w:space="0" w:color="auto"/>
      </w:divBdr>
    </w:div>
    <w:div w:id="18811644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theme" Target="theme/theme1.xml"/><Relationship Id="rId5" Type="http://schemas.openxmlformats.org/officeDocument/2006/relationships/numbering" Target="numbering.xml"/><Relationship Id="rId10" Type="http://schemas.microsoft.com/office/2011/relationships/people" Target="people.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B748690335E3F45B6D32F35E393220A" ma:contentTypeVersion="0" ma:contentTypeDescription="Create a new document." ma:contentTypeScope="" ma:versionID="7bebcf5451cb4fd0a5969123f2c8bff5">
  <xsd:schema xmlns:xsd="http://www.w3.org/2001/XMLSchema" xmlns:xs="http://www.w3.org/2001/XMLSchema" xmlns:p="http://schemas.microsoft.com/office/2006/metadata/properties" targetNamespace="http://schemas.microsoft.com/office/2006/metadata/properties" ma:root="true" ma:fieldsID="be49189b09f1ade3a025730c41919c31">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3EF93C-B9A9-40B6-A949-920E1D352160}">
  <ds:schemaRefs>
    <ds:schemaRef ds:uri="http://schemas.microsoft.com/sharepoint/v3/contenttype/forms"/>
  </ds:schemaRefs>
</ds:datastoreItem>
</file>

<file path=customXml/itemProps2.xml><?xml version="1.0" encoding="utf-8"?>
<ds:datastoreItem xmlns:ds="http://schemas.openxmlformats.org/officeDocument/2006/customXml" ds:itemID="{958FA184-95B5-4F8E-AE6A-A088289FF0B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E9820B67-53F3-4329-A879-8233F351BA72}">
  <ds:schemaRefs>
    <ds:schemaRef ds:uri="http://schemas.microsoft.com/office/infopath/2007/PartnerControls"/>
    <ds:schemaRef ds:uri="http://www.w3.org/XML/1998/namespace"/>
    <ds:schemaRef ds:uri="http://purl.org/dc/terms/"/>
    <ds:schemaRef ds:uri="http://purl.org/dc/dcmitype/"/>
    <ds:schemaRef ds:uri="http://schemas.microsoft.com/office/2006/documentManagement/types"/>
    <ds:schemaRef ds:uri="http://purl.org/dc/elements/1.1/"/>
    <ds:schemaRef ds:uri="http://schemas.microsoft.com/office/2006/metadata/properties"/>
    <ds:schemaRef ds:uri="http://schemas.openxmlformats.org/package/2006/metadata/core-properties"/>
  </ds:schemaRefs>
</ds:datastoreItem>
</file>

<file path=customXml/itemProps4.xml><?xml version="1.0" encoding="utf-8"?>
<ds:datastoreItem xmlns:ds="http://schemas.openxmlformats.org/officeDocument/2006/customXml" ds:itemID="{FD5EC17F-6498-408D-80D4-66B3CC0DB5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1004</Words>
  <Characters>5725</Characters>
  <Application>Microsoft Office Word</Application>
  <DocSecurity>4</DocSecurity>
  <Lines>47</Lines>
  <Paragraphs>13</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Приложение №3</vt:lpstr>
      <vt:lpstr>Приложение №3</vt:lpstr>
    </vt:vector>
  </TitlesOfParts>
  <Company/>
  <LinksUpToDate>false</LinksUpToDate>
  <CharactersWithSpaces>6716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ДС к ВАТС</dc:title>
  <dc:creator>ld_intern</dc:creator>
  <cp:lastModifiedBy>Alexandr Murdassov</cp:lastModifiedBy>
  <cp:revision>2</cp:revision>
  <cp:lastPrinted>2006-07-17T06:04:00Z</cp:lastPrinted>
  <dcterms:created xsi:type="dcterms:W3CDTF">2025-12-02T07:49:00Z</dcterms:created>
  <dcterms:modified xsi:type="dcterms:W3CDTF">2025-12-02T07:49:00Z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0x010100BB748690335E3F45B6D32F35E393220A</vt:lpwstr>
  </property>
  <property fmtid="{D5CDD505-2E9C-101B-9397-08002B2CF9AE}" pid="3" name="MSIP_Label_9cdd97af-22dc-49fa-ac47-e24224ce56c4_Enabled">
    <vt:lpwstr>true</vt:lpwstr>
  </property>
  <property fmtid="{D5CDD505-2E9C-101B-9397-08002B2CF9AE}" pid="4" name="MSIP_Label_9cdd97af-22dc-49fa-ac47-e24224ce56c4_SetDate">
    <vt:lpwstr>2025-12-02T07:49:37Z</vt:lpwstr>
  </property>
  <property fmtid="{D5CDD505-2E9C-101B-9397-08002B2CF9AE}" pid="5" name="MSIP_Label_9cdd97af-22dc-49fa-ac47-e24224ce56c4_Method">
    <vt:lpwstr>Standard</vt:lpwstr>
  </property>
  <property fmtid="{D5CDD505-2E9C-101B-9397-08002B2CF9AE}" pid="6" name="MSIP_Label_9cdd97af-22dc-49fa-ac47-e24224ce56c4_Name">
    <vt:lpwstr>General</vt:lpwstr>
  </property>
  <property fmtid="{D5CDD505-2E9C-101B-9397-08002B2CF9AE}" pid="7" name="MSIP_Label_9cdd97af-22dc-49fa-ac47-e24224ce56c4_SiteId">
    <vt:lpwstr>41149801-8e93-4eae-a438-1ff037fd4bdc</vt:lpwstr>
  </property>
  <property fmtid="{D5CDD505-2E9C-101B-9397-08002B2CF9AE}" pid="8" name="MSIP_Label_9cdd97af-22dc-49fa-ac47-e24224ce56c4_ActionId">
    <vt:lpwstr>9756307a-22a5-4f26-83a0-adcf57923722</vt:lpwstr>
  </property>
  <property fmtid="{D5CDD505-2E9C-101B-9397-08002B2CF9AE}" pid="9" name="MSIP_Label_9cdd97af-22dc-49fa-ac47-e24224ce56c4_ContentBits">
    <vt:lpwstr>0</vt:lpwstr>
  </property>
</Properties>
</file>